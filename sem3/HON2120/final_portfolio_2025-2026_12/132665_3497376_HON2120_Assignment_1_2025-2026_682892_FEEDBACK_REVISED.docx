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w16du="http://schemas.microsoft.com/office/word/2023/wordml/word16du" mc:Ignorable="w14 w15 w16se w16cid w16 w16cex w16sdtdh wp14">
  <w:body>
    <w:p w:rsidRPr="00604917" w:rsidR="0097364E" w:rsidRDefault="000A021D" w14:paraId="46FC246D" w14:textId="513424DB">
      <w:pPr>
        <w:rPr>
          <w:rFonts w:ascii="Times New Roman" w:hAnsi="Times New Roman" w:cs="Times New Roman"/>
          <w:b/>
          <w:bCs/>
        </w:rPr>
      </w:pPr>
      <w:commentRangeStart w:id="0"/>
      <w:r w:rsidRPr="00604917">
        <w:rPr>
          <w:rFonts w:ascii="Times New Roman" w:hAnsi="Times New Roman" w:cs="Times New Roman"/>
          <w:b/>
          <w:bCs/>
        </w:rPr>
        <w:t>H</w:t>
      </w:r>
      <w:r w:rsidRPr="00604917" w:rsidR="00127947">
        <w:rPr>
          <w:rFonts w:ascii="Times New Roman" w:hAnsi="Times New Roman" w:cs="Times New Roman"/>
          <w:b/>
          <w:bCs/>
        </w:rPr>
        <w:t>ON2120 (202</w:t>
      </w:r>
      <w:r w:rsidR="0075014B">
        <w:rPr>
          <w:rFonts w:ascii="Times New Roman" w:hAnsi="Times New Roman" w:cs="Times New Roman"/>
          <w:b/>
          <w:bCs/>
        </w:rPr>
        <w:t>5</w:t>
      </w:r>
      <w:r w:rsidRPr="00604917" w:rsidR="00127947">
        <w:rPr>
          <w:rFonts w:ascii="Times New Roman" w:hAnsi="Times New Roman" w:cs="Times New Roman"/>
          <w:b/>
          <w:bCs/>
        </w:rPr>
        <w:t>-202</w:t>
      </w:r>
      <w:r w:rsidR="0075014B">
        <w:rPr>
          <w:rFonts w:ascii="Times New Roman" w:hAnsi="Times New Roman" w:cs="Times New Roman"/>
          <w:b/>
          <w:bCs/>
        </w:rPr>
        <w:t>6</w:t>
      </w:r>
      <w:r w:rsidRPr="00604917" w:rsidR="00127947">
        <w:rPr>
          <w:rFonts w:ascii="Times New Roman" w:hAnsi="Times New Roman" w:cs="Times New Roman"/>
          <w:b/>
          <w:bCs/>
        </w:rPr>
        <w:t>)</w:t>
      </w:r>
    </w:p>
    <w:p w:rsidRPr="00604917" w:rsidR="00127947" w:rsidRDefault="00127947" w14:paraId="0482B916" w14:textId="37E0F520">
      <w:pPr>
        <w:rPr>
          <w:rFonts w:ascii="Times New Roman" w:hAnsi="Times New Roman" w:cs="Times New Roman"/>
          <w:b/>
          <w:bCs/>
        </w:rPr>
      </w:pPr>
      <w:r w:rsidRPr="00604917">
        <w:rPr>
          <w:rFonts w:ascii="Times New Roman" w:hAnsi="Times New Roman" w:cs="Times New Roman"/>
          <w:b/>
          <w:bCs/>
        </w:rPr>
        <w:t>Assignment 1</w:t>
      </w:r>
      <w:commentRangeEnd w:id="0"/>
      <w:r w:rsidR="00AD4130">
        <w:rPr>
          <w:rStyle w:val="CommentReference"/>
        </w:rPr>
        <w:commentReference w:id="0"/>
      </w:r>
    </w:p>
    <w:p w:rsidR="00127947" w:rsidRDefault="00127947" w14:paraId="2CD173CD" w14:textId="7A544680">
      <w:pPr>
        <w:rPr>
          <w:rFonts w:ascii="Times New Roman" w:hAnsi="Times New Roman" w:cs="Times New Roman"/>
          <w:lang w:val="en-GB"/>
        </w:rPr>
      </w:pPr>
    </w:p>
    <w:p w:rsidRPr="00725D41" w:rsidR="00725D41" w:rsidP="00725D41" w:rsidRDefault="00725D41" w14:paraId="34ACD3E3" w14:textId="453D8D4E">
      <w:pPr>
        <w:rPr>
          <w:rFonts w:ascii="Times New Roman" w:hAnsi="Times New Roman" w:cs="Times New Roman"/>
        </w:rPr>
      </w:pPr>
      <w:r w:rsidRPr="00725D41">
        <w:rPr>
          <w:rFonts w:ascii="Times New Roman" w:hAnsi="Times New Roman" w:cs="Times New Roman"/>
        </w:rPr>
        <w:t xml:space="preserve">Please use this </w:t>
      </w:r>
      <w:r w:rsidR="006B123A">
        <w:rPr>
          <w:rFonts w:ascii="Times New Roman" w:hAnsi="Times New Roman" w:cs="Times New Roman"/>
        </w:rPr>
        <w:t xml:space="preserve">file </w:t>
      </w:r>
      <w:r w:rsidRPr="00725D41">
        <w:rPr>
          <w:rFonts w:ascii="Times New Roman" w:hAnsi="Times New Roman" w:cs="Times New Roman"/>
        </w:rPr>
        <w:t>to provide your answer</w:t>
      </w:r>
      <w:r w:rsidR="006B123A">
        <w:rPr>
          <w:rFonts w:ascii="Times New Roman" w:hAnsi="Times New Roman" w:cs="Times New Roman"/>
        </w:rPr>
        <w:t>s</w:t>
      </w:r>
      <w:r w:rsidRPr="00725D41">
        <w:rPr>
          <w:rFonts w:ascii="Times New Roman" w:hAnsi="Times New Roman" w:cs="Times New Roman"/>
        </w:rPr>
        <w:t xml:space="preserve">. The test comprises </w:t>
      </w:r>
      <w:r w:rsidR="009D6074">
        <w:rPr>
          <w:rFonts w:ascii="Times New Roman" w:hAnsi="Times New Roman" w:cs="Times New Roman"/>
        </w:rPr>
        <w:t xml:space="preserve">3 problems </w:t>
      </w:r>
      <w:r w:rsidRPr="00725D41">
        <w:rPr>
          <w:rFonts w:ascii="Times New Roman" w:hAnsi="Times New Roman" w:cs="Times New Roman"/>
        </w:rPr>
        <w:t xml:space="preserve">and is out of </w:t>
      </w:r>
      <w:r w:rsidR="006B123A">
        <w:rPr>
          <w:rFonts w:ascii="Times New Roman" w:hAnsi="Times New Roman" w:cs="Times New Roman"/>
        </w:rPr>
        <w:t xml:space="preserve">10 </w:t>
      </w:r>
      <w:r w:rsidRPr="00725D41">
        <w:rPr>
          <w:rFonts w:ascii="Times New Roman" w:hAnsi="Times New Roman" w:cs="Times New Roman"/>
        </w:rPr>
        <w:t>marks.</w:t>
      </w:r>
    </w:p>
    <w:p w:rsidR="0075014B" w:rsidP="00725D41" w:rsidRDefault="0075014B" w14:paraId="615C9DE9" w14:textId="77777777">
      <w:pPr>
        <w:rPr>
          <w:rFonts w:ascii="Times New Roman" w:hAnsi="Times New Roman" w:cs="Times New Roman"/>
        </w:rPr>
      </w:pPr>
    </w:p>
    <w:p w:rsidRPr="00725D41" w:rsidR="0075014B" w:rsidP="00725D41" w:rsidRDefault="0075014B" w14:paraId="0A6DBA7A" w14:textId="4CFFE3CE">
      <w:pPr>
        <w:rPr>
          <w:rFonts w:ascii="Times New Roman" w:hAnsi="Times New Roman" w:cs="Times New Roman"/>
        </w:rPr>
      </w:pPr>
      <w:r w:rsidRPr="0075014B">
        <w:rPr>
          <w:rFonts w:ascii="Times New Roman" w:hAnsi="Times New Roman" w:cs="Times New Roman"/>
        </w:rPr>
        <w:t>You may not</w:t>
      </w:r>
      <w:r w:rsidR="00A845FF">
        <w:rPr>
          <w:rFonts w:ascii="Times New Roman" w:hAnsi="Times New Roman" w:cs="Times New Roman"/>
        </w:rPr>
        <w:t xml:space="preserve"> discuss this assignment with others (apart </w:t>
      </w:r>
      <w:r w:rsidR="00621244">
        <w:rPr>
          <w:rFonts w:ascii="Times New Roman" w:hAnsi="Times New Roman" w:cs="Times New Roman"/>
        </w:rPr>
        <w:t>from</w:t>
      </w:r>
      <w:r w:rsidR="00A845FF">
        <w:rPr>
          <w:rFonts w:ascii="Times New Roman" w:hAnsi="Times New Roman" w:cs="Times New Roman"/>
        </w:rPr>
        <w:t xml:space="preserve"> the lecturer) before the final submission. You may now </w:t>
      </w:r>
      <w:r w:rsidRPr="0075014B">
        <w:rPr>
          <w:rFonts w:ascii="Times New Roman" w:hAnsi="Times New Roman" w:cs="Times New Roman"/>
        </w:rPr>
        <w:t xml:space="preserve">work with others in preparing this assignment. The answers should be elaborated by you alone and be in your own words, except for permitted material from sources that are clearly indicated and acknowledged by appropriate references. The use of Artificial Intelligence in connection with this assignment is strictly forbidden. This includes systems such as </w:t>
      </w:r>
      <w:proofErr w:type="spellStart"/>
      <w:r w:rsidRPr="0075014B">
        <w:rPr>
          <w:rFonts w:ascii="Times New Roman" w:hAnsi="Times New Roman" w:cs="Times New Roman"/>
        </w:rPr>
        <w:t>ChatGPT</w:t>
      </w:r>
      <w:proofErr w:type="spellEnd"/>
      <w:r w:rsidRPr="0075014B">
        <w:rPr>
          <w:rFonts w:ascii="Times New Roman" w:hAnsi="Times New Roman" w:cs="Times New Roman"/>
        </w:rPr>
        <w:t xml:space="preserve">, Microsoft Copilot, and GPT </w:t>
      </w:r>
      <w:proofErr w:type="spellStart"/>
      <w:r w:rsidRPr="0075014B">
        <w:rPr>
          <w:rFonts w:ascii="Times New Roman" w:hAnsi="Times New Roman" w:cs="Times New Roman"/>
        </w:rPr>
        <w:t>UiO</w:t>
      </w:r>
      <w:proofErr w:type="spellEnd"/>
      <w:r w:rsidRPr="0075014B">
        <w:rPr>
          <w:rFonts w:ascii="Times New Roman" w:hAnsi="Times New Roman" w:cs="Times New Roman"/>
        </w:rPr>
        <w:t xml:space="preserve">. You </w:t>
      </w:r>
      <w:r>
        <w:rPr>
          <w:rFonts w:ascii="Times New Roman" w:hAnsi="Times New Roman" w:cs="Times New Roman"/>
        </w:rPr>
        <w:t xml:space="preserve">should prioritize the use of concepts and </w:t>
      </w:r>
      <w:r w:rsidRPr="0075014B">
        <w:rPr>
          <w:rFonts w:ascii="Times New Roman" w:hAnsi="Times New Roman" w:cs="Times New Roman"/>
        </w:rPr>
        <w:t>methods covered in the course.</w:t>
      </w:r>
    </w:p>
    <w:p w:rsidRPr="00725D41" w:rsidR="00725D41" w:rsidP="00725D41" w:rsidRDefault="00725D41" w14:paraId="470752FF" w14:textId="77777777">
      <w:pPr>
        <w:rPr>
          <w:rFonts w:ascii="Times New Roman" w:hAnsi="Times New Roman" w:cs="Times New Roman"/>
        </w:rPr>
      </w:pPr>
    </w:p>
    <w:p w:rsidR="00127947" w:rsidP="00725D41" w:rsidRDefault="00454F32" w14:paraId="0E21A433" w14:textId="2925EF8B">
      <w:pPr>
        <w:rPr>
          <w:rFonts w:ascii="Times New Roman" w:hAnsi="Times New Roman" w:cs="Times New Roman"/>
        </w:rPr>
      </w:pPr>
      <w:r>
        <w:rPr>
          <w:rFonts w:ascii="Times New Roman" w:hAnsi="Times New Roman" w:cs="Times New Roman"/>
        </w:rPr>
        <w:t>O</w:t>
      </w:r>
      <w:r w:rsidRPr="00725D41" w:rsidR="00725D41">
        <w:rPr>
          <w:rFonts w:ascii="Times New Roman" w:hAnsi="Times New Roman" w:cs="Times New Roman"/>
        </w:rPr>
        <w:t xml:space="preserve">nce completed, your assignment should be uploaded to Canvas. Before uploading, you should add your student ID number to the filename, which will then have this format at the </w:t>
      </w:r>
      <w:r w:rsidR="0075014B">
        <w:rPr>
          <w:rFonts w:ascii="Times New Roman" w:hAnsi="Times New Roman" w:cs="Times New Roman"/>
        </w:rPr>
        <w:t>point</w:t>
      </w:r>
      <w:r w:rsidRPr="00725D41" w:rsidR="00725D41">
        <w:rPr>
          <w:rFonts w:ascii="Times New Roman" w:hAnsi="Times New Roman" w:cs="Times New Roman"/>
        </w:rPr>
        <w:t xml:space="preserve"> of submission: </w:t>
      </w:r>
      <w:r>
        <w:rPr>
          <w:rFonts w:ascii="Times New Roman" w:hAnsi="Times New Roman" w:cs="Times New Roman"/>
        </w:rPr>
        <w:t>HON2120_</w:t>
      </w:r>
      <w:r w:rsidRPr="00725D41" w:rsidR="00725D41">
        <w:rPr>
          <w:rFonts w:ascii="Times New Roman" w:hAnsi="Times New Roman" w:cs="Times New Roman"/>
        </w:rPr>
        <w:t>Assignment_1_202</w:t>
      </w:r>
      <w:r w:rsidR="0075014B">
        <w:rPr>
          <w:rFonts w:ascii="Times New Roman" w:hAnsi="Times New Roman" w:cs="Times New Roman"/>
        </w:rPr>
        <w:t>5</w:t>
      </w:r>
      <w:r w:rsidRPr="00725D41" w:rsidR="00725D41">
        <w:rPr>
          <w:rFonts w:ascii="Times New Roman" w:hAnsi="Times New Roman" w:cs="Times New Roman"/>
        </w:rPr>
        <w:t>-20</w:t>
      </w:r>
      <w:r w:rsidR="00E93D48">
        <w:rPr>
          <w:rFonts w:ascii="Times New Roman" w:hAnsi="Times New Roman" w:cs="Times New Roman"/>
        </w:rPr>
        <w:t>2</w:t>
      </w:r>
      <w:r w:rsidR="0075014B">
        <w:rPr>
          <w:rFonts w:ascii="Times New Roman" w:hAnsi="Times New Roman" w:cs="Times New Roman"/>
        </w:rPr>
        <w:t>6</w:t>
      </w:r>
      <w:r w:rsidRPr="00725D41" w:rsidR="00725D41">
        <w:rPr>
          <w:rFonts w:ascii="Times New Roman" w:hAnsi="Times New Roman" w:cs="Times New Roman"/>
        </w:rPr>
        <w:t>_000000.</w:t>
      </w:r>
      <w:r w:rsidR="00CB7181">
        <w:rPr>
          <w:rFonts w:ascii="Times New Roman" w:hAnsi="Times New Roman" w:cs="Times New Roman"/>
        </w:rPr>
        <w:t>docx</w:t>
      </w:r>
      <w:r w:rsidRPr="00725D41" w:rsidR="00725D41">
        <w:rPr>
          <w:rFonts w:ascii="Times New Roman" w:hAnsi="Times New Roman" w:cs="Times New Roman"/>
        </w:rPr>
        <w:t>. Please do not add any identifying information other than your student ID number.</w:t>
      </w:r>
    </w:p>
    <w:p w:rsidR="00454F32" w:rsidP="00725D41" w:rsidRDefault="00454F32" w14:paraId="7E6C1B36" w14:textId="41163BEC">
      <w:pPr>
        <w:rPr>
          <w:rFonts w:ascii="Times New Roman" w:hAnsi="Times New Roman" w:cs="Times New Roman"/>
        </w:rPr>
      </w:pPr>
    </w:p>
    <w:p w:rsidR="007B00ED" w:rsidP="00725D41" w:rsidRDefault="007B00ED" w14:paraId="0D05B32A" w14:textId="2EB71159">
      <w:pPr>
        <w:rPr>
          <w:rFonts w:ascii="Times New Roman" w:hAnsi="Times New Roman" w:cs="Times New Roman"/>
        </w:rPr>
      </w:pPr>
    </w:p>
    <w:p w:rsidR="007B00ED" w:rsidP="00725D41" w:rsidRDefault="007B00ED" w14:paraId="40215AEC" w14:textId="77777777">
      <w:pPr>
        <w:rPr>
          <w:rFonts w:ascii="Times New Roman" w:hAnsi="Times New Roman" w:cs="Times New Roman"/>
        </w:rPr>
      </w:pPr>
    </w:p>
    <w:p w:rsidRPr="00604917" w:rsidR="00F536BB" w:rsidP="00F536BB" w:rsidRDefault="00454F32" w14:paraId="3638542B" w14:textId="6668F092">
      <w:pPr>
        <w:rPr>
          <w:rFonts w:ascii="Times New Roman" w:hAnsi="Times New Roman" w:cs="Times New Roman"/>
          <w:b/>
          <w:bCs/>
        </w:rPr>
      </w:pPr>
      <w:r w:rsidRPr="00604917">
        <w:rPr>
          <w:rFonts w:ascii="Times New Roman" w:hAnsi="Times New Roman" w:cs="Times New Roman"/>
          <w:b/>
          <w:bCs/>
        </w:rPr>
        <w:t>PROBLEM 1</w:t>
      </w:r>
      <w:r w:rsidRPr="00604917">
        <w:rPr>
          <w:rFonts w:ascii="Times New Roman" w:hAnsi="Times New Roman" w:cs="Times New Roman"/>
          <w:b/>
          <w:bCs/>
        </w:rPr>
        <w:tab/>
      </w:r>
      <w:r w:rsidRPr="00604917" w:rsidR="009D6074">
        <w:rPr>
          <w:rFonts w:ascii="Times New Roman" w:hAnsi="Times New Roman" w:cs="Times New Roman"/>
          <w:b/>
          <w:bCs/>
        </w:rPr>
        <w:t>(</w:t>
      </w:r>
      <w:r w:rsidR="001C4552">
        <w:rPr>
          <w:rFonts w:ascii="Times New Roman" w:hAnsi="Times New Roman" w:cs="Times New Roman"/>
          <w:b/>
          <w:bCs/>
        </w:rPr>
        <w:t>5</w:t>
      </w:r>
      <w:r w:rsidRPr="00604917" w:rsidR="000058F6">
        <w:rPr>
          <w:rFonts w:ascii="Times New Roman" w:hAnsi="Times New Roman" w:cs="Times New Roman"/>
          <w:b/>
          <w:bCs/>
        </w:rPr>
        <w:t xml:space="preserve"> marks</w:t>
      </w:r>
      <w:r w:rsidRPr="00604917" w:rsidR="009D6074">
        <w:rPr>
          <w:rFonts w:ascii="Times New Roman" w:hAnsi="Times New Roman" w:cs="Times New Roman"/>
          <w:b/>
          <w:bCs/>
        </w:rPr>
        <w:t>)</w:t>
      </w:r>
      <w:r w:rsidRPr="00604917" w:rsidR="00F536BB">
        <w:rPr>
          <w:rFonts w:ascii="Times New Roman" w:hAnsi="Times New Roman" w:cs="Times New Roman"/>
          <w:b/>
          <w:bCs/>
        </w:rPr>
        <w:t xml:space="preserve"> </w:t>
      </w:r>
    </w:p>
    <w:p w:rsidR="00F536BB" w:rsidP="00F536BB" w:rsidRDefault="00F536BB" w14:paraId="38754F3D" w14:textId="237DFEE9">
      <w:pPr>
        <w:rPr>
          <w:rFonts w:ascii="Times New Roman" w:hAnsi="Times New Roman" w:cs="Times New Roman"/>
        </w:rPr>
      </w:pPr>
    </w:p>
    <w:p w:rsidRPr="00F536BB" w:rsidR="00F536BB" w:rsidP="00F536BB" w:rsidRDefault="0075014B" w14:paraId="325EDE2C" w14:textId="2075DC26">
      <w:pPr>
        <w:rPr>
          <w:rFonts w:ascii="Times New Roman" w:hAnsi="Times New Roman" w:cs="Times New Roman"/>
        </w:rPr>
      </w:pPr>
      <w:r w:rsidRPr="00E95CC4">
        <w:rPr>
          <w:rFonts w:ascii="Times New Roman" w:hAnsi="Times New Roman" w:cs="Times New Roman"/>
        </w:rPr>
        <w:t>Read Benjamin L. Curtis</w:t>
      </w:r>
      <w:r>
        <w:rPr>
          <w:rFonts w:ascii="Times New Roman" w:hAnsi="Times New Roman" w:cs="Times New Roman"/>
        </w:rPr>
        <w:t>’s</w:t>
      </w:r>
      <w:r w:rsidRPr="00E95CC4">
        <w:rPr>
          <w:rFonts w:ascii="Times New Roman" w:hAnsi="Times New Roman" w:cs="Times New Roman"/>
        </w:rPr>
        <w:t xml:space="preserve"> “To Be Fair”</w:t>
      </w:r>
      <w:r>
        <w:rPr>
          <w:rFonts w:ascii="Times New Roman" w:hAnsi="Times New Roman" w:cs="Times New Roman"/>
        </w:rPr>
        <w:t xml:space="preserve"> (</w:t>
      </w:r>
      <w:r w:rsidRPr="0075014B">
        <w:rPr>
          <w:rFonts w:ascii="Times New Roman" w:hAnsi="Times New Roman" w:cs="Times New Roman"/>
          <w:i/>
          <w:iCs/>
        </w:rPr>
        <w:t>Analysis</w:t>
      </w:r>
      <w:r w:rsidRPr="00E95CC4">
        <w:rPr>
          <w:rFonts w:ascii="Times New Roman" w:hAnsi="Times New Roman" w:cs="Times New Roman"/>
        </w:rPr>
        <w:t>, 74:1, 2014, pp. 47-57</w:t>
      </w:r>
      <w:r>
        <w:rPr>
          <w:rFonts w:ascii="Times New Roman" w:hAnsi="Times New Roman" w:cs="Times New Roman"/>
        </w:rPr>
        <w:t xml:space="preserve">) and </w:t>
      </w:r>
      <w:r w:rsidR="001C25AF">
        <w:rPr>
          <w:rFonts w:ascii="Times New Roman" w:hAnsi="Times New Roman" w:cs="Times New Roman"/>
        </w:rPr>
        <w:t xml:space="preserve">carefully </w:t>
      </w:r>
      <w:r>
        <w:rPr>
          <w:rFonts w:ascii="Times New Roman" w:hAnsi="Times New Roman" w:cs="Times New Roman"/>
        </w:rPr>
        <w:t xml:space="preserve">follow </w:t>
      </w:r>
      <w:r w:rsidR="00F536BB">
        <w:rPr>
          <w:rFonts w:ascii="Times New Roman" w:hAnsi="Times New Roman" w:cs="Times New Roman"/>
        </w:rPr>
        <w:t>the instructions</w:t>
      </w:r>
      <w:r>
        <w:rPr>
          <w:rFonts w:ascii="Times New Roman" w:hAnsi="Times New Roman" w:cs="Times New Roman"/>
        </w:rPr>
        <w:t xml:space="preserve"> below</w:t>
      </w:r>
      <w:r w:rsidR="00F536BB">
        <w:rPr>
          <w:rFonts w:ascii="Times New Roman" w:hAnsi="Times New Roman" w:cs="Times New Roman"/>
        </w:rPr>
        <w:t xml:space="preserve">. Your text should </w:t>
      </w:r>
      <w:r w:rsidR="00A845FF">
        <w:rPr>
          <w:rFonts w:ascii="Times New Roman" w:hAnsi="Times New Roman" w:cs="Times New Roman"/>
        </w:rPr>
        <w:t>not be</w:t>
      </w:r>
      <w:r w:rsidR="00F536BB">
        <w:rPr>
          <w:rFonts w:ascii="Times New Roman" w:hAnsi="Times New Roman" w:cs="Times New Roman"/>
        </w:rPr>
        <w:t xml:space="preserve"> longer than </w:t>
      </w:r>
      <w:r w:rsidR="00604917">
        <w:rPr>
          <w:rFonts w:ascii="Times New Roman" w:hAnsi="Times New Roman" w:cs="Times New Roman"/>
        </w:rPr>
        <w:t>90</w:t>
      </w:r>
      <w:r w:rsidR="00E95CC4">
        <w:rPr>
          <w:rFonts w:ascii="Times New Roman" w:hAnsi="Times New Roman" w:cs="Times New Roman"/>
        </w:rPr>
        <w:t xml:space="preserve">0 </w:t>
      </w:r>
      <w:r w:rsidRPr="00F536BB" w:rsidR="00F536BB">
        <w:rPr>
          <w:rFonts w:ascii="Times New Roman" w:hAnsi="Times New Roman" w:cs="Times New Roman"/>
        </w:rPr>
        <w:t>words</w:t>
      </w:r>
      <w:r w:rsidR="00643712">
        <w:rPr>
          <w:rFonts w:ascii="Times New Roman" w:hAnsi="Times New Roman" w:cs="Times New Roman"/>
        </w:rPr>
        <w:t xml:space="preserve"> and be an example of analytical writing</w:t>
      </w:r>
      <w:r w:rsidR="00E95CC4">
        <w:rPr>
          <w:rFonts w:ascii="Times New Roman" w:hAnsi="Times New Roman" w:cs="Times New Roman"/>
        </w:rPr>
        <w:t>.</w:t>
      </w:r>
    </w:p>
    <w:p w:rsidR="0075014B" w:rsidP="0075014B" w:rsidRDefault="0075014B" w14:paraId="6051B2AD" w14:textId="77777777">
      <w:pPr>
        <w:rPr>
          <w:rFonts w:ascii="Times New Roman" w:hAnsi="Times New Roman" w:cs="Times New Roman"/>
        </w:rPr>
      </w:pPr>
    </w:p>
    <w:p w:rsidR="0075014B" w:rsidP="0075014B" w:rsidRDefault="00F536BB" w14:paraId="77245562" w14:textId="458D69D5">
      <w:pPr>
        <w:rPr>
          <w:rFonts w:ascii="Times New Roman" w:hAnsi="Times New Roman" w:cs="Times New Roman"/>
        </w:rPr>
      </w:pPr>
      <w:r w:rsidRPr="0075014B">
        <w:rPr>
          <w:rFonts w:ascii="Times New Roman" w:hAnsi="Times New Roman" w:cs="Times New Roman"/>
        </w:rPr>
        <w:t>(1) Present in a clear</w:t>
      </w:r>
      <w:r w:rsidR="001C25AF">
        <w:rPr>
          <w:rFonts w:ascii="Times New Roman" w:hAnsi="Times New Roman" w:cs="Times New Roman"/>
        </w:rPr>
        <w:t xml:space="preserve">, concise, and </w:t>
      </w:r>
      <w:r w:rsidRPr="0075014B">
        <w:rPr>
          <w:rFonts w:ascii="Times New Roman" w:hAnsi="Times New Roman" w:cs="Times New Roman"/>
        </w:rPr>
        <w:t xml:space="preserve">effective way the main theses, </w:t>
      </w:r>
      <w:r w:rsidRPr="0075014B" w:rsidR="00A845FF">
        <w:rPr>
          <w:rFonts w:ascii="Times New Roman" w:hAnsi="Times New Roman" w:cs="Times New Roman"/>
        </w:rPr>
        <w:t>arguments,</w:t>
      </w:r>
      <w:r w:rsidR="00A845FF">
        <w:rPr>
          <w:rFonts w:ascii="Times New Roman" w:hAnsi="Times New Roman" w:cs="Times New Roman"/>
        </w:rPr>
        <w:t xml:space="preserve"> </w:t>
      </w:r>
      <w:r w:rsidRPr="0075014B">
        <w:rPr>
          <w:rFonts w:ascii="Times New Roman" w:hAnsi="Times New Roman" w:cs="Times New Roman"/>
        </w:rPr>
        <w:t>assumptions, and conclusions of the article</w:t>
      </w:r>
      <w:r w:rsidR="0075014B">
        <w:rPr>
          <w:rFonts w:ascii="Times New Roman" w:hAnsi="Times New Roman" w:cs="Times New Roman"/>
        </w:rPr>
        <w:t xml:space="preserve">. </w:t>
      </w:r>
    </w:p>
    <w:p w:rsidR="0075014B" w:rsidP="0075014B" w:rsidRDefault="0075014B" w14:paraId="585C8D84" w14:textId="77777777">
      <w:pPr>
        <w:rPr>
          <w:rFonts w:ascii="Times New Roman" w:hAnsi="Times New Roman" w:cs="Times New Roman"/>
        </w:rPr>
      </w:pPr>
    </w:p>
    <w:p w:rsidR="0075014B" w:rsidP="0075014B" w:rsidRDefault="00F536BB" w14:paraId="266AE050" w14:textId="0E3D9900">
      <w:pPr>
        <w:rPr>
          <w:rFonts w:ascii="Times New Roman" w:hAnsi="Times New Roman" w:cs="Times New Roman"/>
        </w:rPr>
      </w:pPr>
      <w:r w:rsidRPr="0075014B">
        <w:rPr>
          <w:rFonts w:ascii="Times New Roman" w:hAnsi="Times New Roman" w:cs="Times New Roman"/>
        </w:rPr>
        <w:t xml:space="preserve">(2) </w:t>
      </w:r>
      <w:r w:rsidR="0075014B">
        <w:rPr>
          <w:rFonts w:ascii="Times New Roman" w:hAnsi="Times New Roman" w:cs="Times New Roman"/>
        </w:rPr>
        <w:t>P</w:t>
      </w:r>
      <w:r w:rsidRPr="0075014B">
        <w:rPr>
          <w:rFonts w:ascii="Times New Roman" w:hAnsi="Times New Roman" w:cs="Times New Roman"/>
        </w:rPr>
        <w:t xml:space="preserve">rovide a critical assessment of </w:t>
      </w:r>
      <w:r w:rsidR="00A845FF">
        <w:rPr>
          <w:rFonts w:ascii="Times New Roman" w:hAnsi="Times New Roman" w:cs="Times New Roman"/>
        </w:rPr>
        <w:t xml:space="preserve">some of </w:t>
      </w:r>
      <w:r w:rsidRPr="0075014B">
        <w:rPr>
          <w:rFonts w:ascii="Times New Roman" w:hAnsi="Times New Roman" w:cs="Times New Roman"/>
        </w:rPr>
        <w:t>the author’s main theses.</w:t>
      </w:r>
      <w:r w:rsidR="00A845FF">
        <w:rPr>
          <w:rFonts w:ascii="Times New Roman" w:hAnsi="Times New Roman" w:cs="Times New Roman"/>
        </w:rPr>
        <w:t xml:space="preserve"> You should concentrate on the most important and interesting points.  </w:t>
      </w:r>
    </w:p>
    <w:p w:rsidR="0075014B" w:rsidP="0075014B" w:rsidRDefault="0075014B" w14:paraId="5249245A" w14:textId="77777777">
      <w:pPr>
        <w:rPr>
          <w:rFonts w:ascii="Times New Roman" w:hAnsi="Times New Roman" w:cs="Times New Roman"/>
        </w:rPr>
      </w:pPr>
    </w:p>
    <w:p w:rsidR="0075014B" w:rsidP="0075014B" w:rsidRDefault="0075014B" w14:paraId="1FE90DBC" w14:textId="77777777">
      <w:pPr>
        <w:rPr>
          <w:rFonts w:ascii="Times New Roman" w:hAnsi="Times New Roman" w:cs="Times New Roman"/>
        </w:rPr>
      </w:pPr>
      <w:r>
        <w:rPr>
          <w:rFonts w:ascii="Times New Roman" w:hAnsi="Times New Roman" w:cs="Times New Roman"/>
        </w:rPr>
        <w:t>(</w:t>
      </w:r>
      <w:r w:rsidRPr="0075014B" w:rsidR="00F536BB">
        <w:rPr>
          <w:rFonts w:ascii="Times New Roman" w:hAnsi="Times New Roman" w:cs="Times New Roman"/>
        </w:rPr>
        <w:t>For (2), you can focus on one or more of the following questions. Are there interesting objections to the author’s main points? Are there some interesting responses to those objections? Can some of the author’s main arguments be improved? Can some of the author’s main views be improved?</w:t>
      </w:r>
      <w:r>
        <w:rPr>
          <w:rFonts w:ascii="Times New Roman" w:hAnsi="Times New Roman" w:cs="Times New Roman"/>
        </w:rPr>
        <w:t>)</w:t>
      </w:r>
    </w:p>
    <w:p w:rsidRPr="00E95CC4" w:rsidR="00E95CC4" w:rsidP="00E95CC4" w:rsidRDefault="00E95CC4" w14:paraId="7B60C363" w14:textId="77777777">
      <w:pPr>
        <w:pStyle w:val="ListParagraph"/>
        <w:rPr>
          <w:rFonts w:ascii="Times New Roman" w:hAnsi="Times New Roman" w:cs="Times New Roman"/>
        </w:rPr>
      </w:pPr>
    </w:p>
    <w:p w:rsidRPr="00F536BB" w:rsidR="00F536BB" w:rsidP="00F536BB" w:rsidRDefault="00F536BB" w14:paraId="3FBF8BBA" w14:textId="77777777">
      <w:pPr>
        <w:rPr>
          <w:rFonts w:ascii="Times New Roman" w:hAnsi="Times New Roman" w:cs="Times New Roman"/>
        </w:rPr>
      </w:pPr>
    </w:p>
    <w:p w:rsidRPr="00F536BB" w:rsidR="00F536BB" w:rsidP="00F536BB" w:rsidRDefault="00E95CC4" w14:paraId="32604333" w14:textId="03F08192">
      <w:pPr>
        <w:rPr>
          <w:rFonts w:ascii="Times New Roman" w:hAnsi="Times New Roman" w:cs="Times New Roman"/>
        </w:rPr>
      </w:pPr>
      <w:r>
        <w:rPr>
          <w:rFonts w:ascii="Times New Roman" w:hAnsi="Times New Roman" w:cs="Times New Roman"/>
        </w:rPr>
        <w:t>ANSWER</w:t>
      </w:r>
    </w:p>
    <w:p w:rsidRPr="00F536BB" w:rsidR="00F536BB" w:rsidP="00F536BB" w:rsidRDefault="00F536BB" w14:paraId="31FED332" w14:textId="77777777">
      <w:pPr>
        <w:rPr>
          <w:rFonts w:ascii="Times New Roman" w:hAnsi="Times New Roman" w:cs="Times New Roman"/>
        </w:rPr>
      </w:pPr>
    </w:p>
    <w:p w:rsidR="007B00ED" w:rsidP="00725D41" w:rsidRDefault="58314713" w14:paraId="4563C7B3" w14:textId="55BF5364">
      <w:pPr>
        <w:rPr>
          <w:rFonts w:ascii="Times New Roman" w:hAnsi="Times New Roman" w:cs="Times New Roman"/>
        </w:rPr>
      </w:pPr>
      <w:r w:rsidRPr="3B42584F">
        <w:rPr>
          <w:rFonts w:ascii="Times New Roman" w:hAnsi="Times New Roman" w:cs="Times New Roman"/>
        </w:rPr>
        <w:t>(1)</w:t>
      </w:r>
    </w:p>
    <w:p w:rsidR="58314713" w:rsidP="3B42584F" w:rsidRDefault="58314713" w14:paraId="6DD5CF01" w14:textId="280D7C44">
      <w:pPr>
        <w:spacing w:line="259" w:lineRule="auto"/>
        <w:rPr>
          <w:rFonts w:ascii="Times New Roman" w:hAnsi="Times New Roman" w:cs="Times New Roman"/>
        </w:rPr>
      </w:pPr>
      <w:r w:rsidRPr="3B42584F">
        <w:rPr>
          <w:rFonts w:ascii="Times New Roman" w:hAnsi="Times New Roman" w:cs="Times New Roman"/>
        </w:rPr>
        <w:t xml:space="preserve">Benjamin L. Curtis’s “To Be Fair” introduces a theory of </w:t>
      </w:r>
      <w:r w:rsidRPr="3B42584F" w:rsidR="60D68476">
        <w:rPr>
          <w:rFonts w:ascii="Times New Roman" w:hAnsi="Times New Roman" w:cs="Times New Roman"/>
        </w:rPr>
        <w:t>fairness,</w:t>
      </w:r>
      <w:r w:rsidRPr="3B42584F" w:rsidR="0CDD56DF">
        <w:rPr>
          <w:rFonts w:ascii="Times New Roman" w:hAnsi="Times New Roman" w:cs="Times New Roman"/>
        </w:rPr>
        <w:t xml:space="preserve"> detailing how an a</w:t>
      </w:r>
      <w:r w:rsidRPr="3B42584F" w:rsidR="100D5294">
        <w:rPr>
          <w:rFonts w:ascii="Times New Roman" w:hAnsi="Times New Roman" w:cs="Times New Roman"/>
        </w:rPr>
        <w:t>gent</w:t>
      </w:r>
      <w:r w:rsidRPr="3B42584F" w:rsidR="0CDD56DF">
        <w:rPr>
          <w:rFonts w:ascii="Times New Roman" w:hAnsi="Times New Roman" w:cs="Times New Roman"/>
        </w:rPr>
        <w:t xml:space="preserve"> should act within specifically </w:t>
      </w:r>
      <w:r w:rsidRPr="3B42584F" w:rsidR="0CDD56DF">
        <w:rPr>
          <w:rFonts w:ascii="Times New Roman" w:hAnsi="Times New Roman" w:cs="Times New Roman"/>
          <w:i/>
          <w:iCs/>
        </w:rPr>
        <w:t>allocative</w:t>
      </w:r>
      <w:r w:rsidRPr="3B42584F" w:rsidR="0CDD56DF">
        <w:rPr>
          <w:rFonts w:ascii="Times New Roman" w:hAnsi="Times New Roman" w:cs="Times New Roman"/>
        </w:rPr>
        <w:t xml:space="preserve"> situations, as in situations where some good is being distributed</w:t>
      </w:r>
      <w:r w:rsidRPr="3B42584F" w:rsidR="2D7C868D">
        <w:rPr>
          <w:rFonts w:ascii="Times New Roman" w:hAnsi="Times New Roman" w:cs="Times New Roman"/>
        </w:rPr>
        <w:t>. He contrasts his theory with another made by John Broome.</w:t>
      </w:r>
      <w:r w:rsidRPr="3B42584F" w:rsidR="0CDD56DF">
        <w:rPr>
          <w:rFonts w:ascii="Times New Roman" w:hAnsi="Times New Roman" w:cs="Times New Roman"/>
        </w:rPr>
        <w:t xml:space="preserve"> </w:t>
      </w:r>
      <w:r w:rsidRPr="3B42584F" w:rsidR="7C20FDBC">
        <w:rPr>
          <w:rFonts w:ascii="Times New Roman" w:hAnsi="Times New Roman" w:cs="Times New Roman"/>
        </w:rPr>
        <w:t>Curtis</w:t>
      </w:r>
      <w:r w:rsidRPr="3B42584F" w:rsidR="6DA1A7B4">
        <w:rPr>
          <w:rFonts w:ascii="Times New Roman" w:hAnsi="Times New Roman" w:cs="Times New Roman"/>
        </w:rPr>
        <w:t xml:space="preserve"> boils</w:t>
      </w:r>
      <w:r w:rsidRPr="3B42584F" w:rsidR="17980F90">
        <w:rPr>
          <w:rFonts w:ascii="Times New Roman" w:hAnsi="Times New Roman" w:cs="Times New Roman"/>
        </w:rPr>
        <w:t xml:space="preserve"> these situations</w:t>
      </w:r>
      <w:r w:rsidRPr="3B42584F" w:rsidR="6DA1A7B4">
        <w:rPr>
          <w:rFonts w:ascii="Times New Roman" w:hAnsi="Times New Roman" w:cs="Times New Roman"/>
        </w:rPr>
        <w:t xml:space="preserve"> down into two parts: the </w:t>
      </w:r>
      <w:r w:rsidRPr="3B42584F" w:rsidR="6DA1A7B4">
        <w:rPr>
          <w:rFonts w:ascii="Times New Roman" w:hAnsi="Times New Roman" w:cs="Times New Roman"/>
          <w:i/>
          <w:iCs/>
        </w:rPr>
        <w:t>good</w:t>
      </w:r>
      <w:r w:rsidRPr="3B42584F" w:rsidR="6DA1A7B4">
        <w:rPr>
          <w:rFonts w:ascii="Times New Roman" w:hAnsi="Times New Roman" w:cs="Times New Roman"/>
        </w:rPr>
        <w:t xml:space="preserve">, as in, the thing being distributed, and the </w:t>
      </w:r>
      <w:r w:rsidRPr="3B42584F" w:rsidR="6DA1A7B4">
        <w:rPr>
          <w:rFonts w:ascii="Times New Roman" w:hAnsi="Times New Roman" w:cs="Times New Roman"/>
          <w:i/>
          <w:iCs/>
        </w:rPr>
        <w:t>claims,</w:t>
      </w:r>
      <w:r w:rsidRPr="3B42584F" w:rsidR="6DA1A7B4">
        <w:rPr>
          <w:rFonts w:ascii="Times New Roman" w:hAnsi="Times New Roman" w:cs="Times New Roman"/>
        </w:rPr>
        <w:t xml:space="preserve"> as in, the </w:t>
      </w:r>
      <w:r w:rsidRPr="3B42584F" w:rsidR="2D2B115F">
        <w:rPr>
          <w:rFonts w:ascii="Times New Roman" w:hAnsi="Times New Roman" w:cs="Times New Roman"/>
        </w:rPr>
        <w:t xml:space="preserve">amount each </w:t>
      </w:r>
      <w:r w:rsidRPr="3B42584F" w:rsidR="2D2B115F">
        <w:rPr>
          <w:rFonts w:ascii="Times New Roman" w:hAnsi="Times New Roman" w:cs="Times New Roman"/>
          <w:i/>
          <w:iCs/>
        </w:rPr>
        <w:t>receiving agent</w:t>
      </w:r>
      <w:r w:rsidRPr="3B42584F" w:rsidR="2D2B115F">
        <w:rPr>
          <w:rFonts w:ascii="Times New Roman" w:hAnsi="Times New Roman" w:cs="Times New Roman"/>
        </w:rPr>
        <w:t xml:space="preserve"> (RA) is supposed to get.</w:t>
      </w:r>
      <w:r w:rsidRPr="3B42584F" w:rsidR="6DA1A7B4">
        <w:rPr>
          <w:rFonts w:ascii="Times New Roman" w:hAnsi="Times New Roman" w:cs="Times New Roman"/>
        </w:rPr>
        <w:t xml:space="preserve"> </w:t>
      </w:r>
      <w:r w:rsidRPr="3B42584F" w:rsidR="38D9704B">
        <w:rPr>
          <w:rFonts w:ascii="Times New Roman" w:hAnsi="Times New Roman" w:cs="Times New Roman"/>
        </w:rPr>
        <w:t>Curtis</w:t>
      </w:r>
      <w:r w:rsidRPr="3B42584F" w:rsidR="00477F6A">
        <w:rPr>
          <w:rFonts w:ascii="Times New Roman" w:hAnsi="Times New Roman" w:cs="Times New Roman"/>
        </w:rPr>
        <w:t xml:space="preserve"> then</w:t>
      </w:r>
      <w:r w:rsidRPr="3B42584F" w:rsidR="38D9704B">
        <w:rPr>
          <w:rFonts w:ascii="Times New Roman" w:hAnsi="Times New Roman" w:cs="Times New Roman"/>
        </w:rPr>
        <w:t xml:space="preserve"> presents</w:t>
      </w:r>
      <w:r w:rsidRPr="3B42584F" w:rsidR="6D071CA2">
        <w:rPr>
          <w:rFonts w:ascii="Times New Roman" w:hAnsi="Times New Roman" w:cs="Times New Roman"/>
        </w:rPr>
        <w:t xml:space="preserve"> </w:t>
      </w:r>
      <w:r w:rsidRPr="3B42584F" w:rsidR="6D071CA2">
        <w:rPr>
          <w:rFonts w:ascii="Times New Roman" w:hAnsi="Times New Roman" w:cs="Times New Roman"/>
          <w:i/>
          <w:iCs/>
        </w:rPr>
        <w:t>The Fairness Claim</w:t>
      </w:r>
      <w:r w:rsidRPr="3B42584F" w:rsidR="6D071CA2">
        <w:rPr>
          <w:rFonts w:ascii="Times New Roman" w:hAnsi="Times New Roman" w:cs="Times New Roman"/>
        </w:rPr>
        <w:t>,</w:t>
      </w:r>
      <w:r w:rsidRPr="3B42584F" w:rsidR="6DAE23EE">
        <w:rPr>
          <w:rFonts w:ascii="Times New Roman" w:hAnsi="Times New Roman" w:cs="Times New Roman"/>
        </w:rPr>
        <w:t xml:space="preserve"> a principle which any </w:t>
      </w:r>
      <w:r w:rsidRPr="3B42584F" w:rsidR="48246642">
        <w:rPr>
          <w:rFonts w:ascii="Times New Roman" w:hAnsi="Times New Roman" w:cs="Times New Roman"/>
          <w:i/>
          <w:iCs/>
        </w:rPr>
        <w:t>allocating agent</w:t>
      </w:r>
      <w:r w:rsidRPr="3B42584F" w:rsidR="2AE39F46">
        <w:rPr>
          <w:rFonts w:ascii="Times New Roman" w:hAnsi="Times New Roman" w:cs="Times New Roman"/>
          <w:i/>
          <w:iCs/>
        </w:rPr>
        <w:t xml:space="preserve"> </w:t>
      </w:r>
      <w:r w:rsidRPr="3B42584F" w:rsidR="2AE39F46">
        <w:rPr>
          <w:rFonts w:ascii="Times New Roman" w:hAnsi="Times New Roman" w:cs="Times New Roman"/>
        </w:rPr>
        <w:t>(AA)</w:t>
      </w:r>
      <w:r w:rsidRPr="3B42584F" w:rsidR="6D071CA2">
        <w:rPr>
          <w:rFonts w:ascii="Times New Roman" w:hAnsi="Times New Roman" w:cs="Times New Roman"/>
        </w:rPr>
        <w:t xml:space="preserve"> </w:t>
      </w:r>
      <w:r w:rsidRPr="3B42584F" w:rsidR="1419AAF2">
        <w:rPr>
          <w:rFonts w:ascii="Times New Roman" w:hAnsi="Times New Roman" w:cs="Times New Roman"/>
        </w:rPr>
        <w:t xml:space="preserve">is to follow when allocating goods, </w:t>
      </w:r>
      <w:r w:rsidRPr="3B42584F" w:rsidR="6D071CA2">
        <w:rPr>
          <w:rFonts w:ascii="Times New Roman" w:hAnsi="Times New Roman" w:cs="Times New Roman"/>
        </w:rPr>
        <w:t>which</w:t>
      </w:r>
      <w:r w:rsidRPr="3B42584F" w:rsidR="4757FCF5">
        <w:rPr>
          <w:rFonts w:ascii="Times New Roman" w:hAnsi="Times New Roman" w:cs="Times New Roman"/>
        </w:rPr>
        <w:t xml:space="preserve"> also</w:t>
      </w:r>
      <w:r w:rsidRPr="3B42584F" w:rsidR="6D071CA2">
        <w:rPr>
          <w:rFonts w:ascii="Times New Roman" w:hAnsi="Times New Roman" w:cs="Times New Roman"/>
        </w:rPr>
        <w:t xml:space="preserve"> comes with</w:t>
      </w:r>
      <w:r w:rsidRPr="3B42584F" w:rsidR="38D9704B">
        <w:rPr>
          <w:rFonts w:ascii="Times New Roman" w:hAnsi="Times New Roman" w:cs="Times New Roman"/>
        </w:rPr>
        <w:t xml:space="preserve"> a set of steps that he believes solves these situations in the fairest way possible</w:t>
      </w:r>
      <w:r w:rsidRPr="3B42584F" w:rsidR="38D9704B">
        <w:rPr>
          <w:rFonts w:ascii="Times New Roman" w:hAnsi="Times New Roman" w:cs="Times New Roman"/>
          <w:i/>
          <w:iCs/>
        </w:rPr>
        <w:t>.</w:t>
      </w:r>
      <w:r w:rsidRPr="3B42584F" w:rsidR="20D95951">
        <w:rPr>
          <w:rFonts w:ascii="Times New Roman" w:hAnsi="Times New Roman" w:cs="Times New Roman"/>
        </w:rPr>
        <w:t xml:space="preserve"> </w:t>
      </w:r>
      <w:r w:rsidRPr="3B42584F" w:rsidR="7723F80E">
        <w:rPr>
          <w:rFonts w:ascii="Times New Roman" w:hAnsi="Times New Roman" w:cs="Times New Roman"/>
        </w:rPr>
        <w:t xml:space="preserve">Curtis agrees with Broome, at least partially, that goods should be </w:t>
      </w:r>
      <w:r w:rsidRPr="3B42584F" w:rsidR="7723F80E">
        <w:rPr>
          <w:rFonts w:ascii="Times New Roman" w:hAnsi="Times New Roman" w:cs="Times New Roman"/>
        </w:rPr>
        <w:lastRenderedPageBreak/>
        <w:t>distribu</w:t>
      </w:r>
      <w:r w:rsidRPr="3B42584F" w:rsidR="35FA45A7">
        <w:rPr>
          <w:rFonts w:ascii="Times New Roman" w:hAnsi="Times New Roman" w:cs="Times New Roman"/>
        </w:rPr>
        <w:t>ted proportionally to the claims, but his theory differs in the specifics on how this should be done.</w:t>
      </w:r>
    </w:p>
    <w:p w:rsidR="3B42584F" w:rsidP="632394BB" w:rsidRDefault="3B42584F" w14:paraId="3B9DD7EE" w14:textId="432D324D">
      <w:pPr>
        <w:rPr>
          <w:rFonts w:ascii="Times New Roman" w:hAnsi="Times New Roman" w:cs="Times New Roman"/>
          <w:highlight w:val="darkBlue"/>
        </w:rPr>
      </w:pPr>
    </w:p>
    <w:p w:rsidR="6ABF7A6D" w:rsidP="632394BB" w:rsidRDefault="6ABF7A6D" w14:paraId="2E3AFBF7" w14:textId="4CB73C64">
      <w:pPr>
        <w:pStyle w:val="Normal"/>
        <w:rPr>
          <w:rFonts w:ascii="Times New Roman" w:hAnsi="Times New Roman" w:cs="Times New Roman"/>
        </w:rPr>
      </w:pPr>
      <w:r w:rsidRPr="632394BB" w:rsidR="6ABF7A6D">
        <w:rPr>
          <w:rFonts w:ascii="Times New Roman" w:hAnsi="Times New Roman" w:cs="Times New Roman"/>
          <w:highlight w:val="darkGray"/>
        </w:rPr>
        <w:t xml:space="preserve">Curtis assumes that there exists some way to </w:t>
      </w:r>
      <w:r w:rsidRPr="632394BB" w:rsidR="6ABF7A6D">
        <w:rPr>
          <w:rFonts w:ascii="Times New Roman" w:hAnsi="Times New Roman" w:cs="Times New Roman"/>
          <w:highlight w:val="darkGray"/>
        </w:rPr>
        <w:t>determine</w:t>
      </w:r>
      <w:r w:rsidRPr="632394BB" w:rsidR="6ABF7A6D">
        <w:rPr>
          <w:rFonts w:ascii="Times New Roman" w:hAnsi="Times New Roman" w:cs="Times New Roman"/>
          <w:highlight w:val="darkGray"/>
        </w:rPr>
        <w:t xml:space="preserve"> who has a claim to the good, </w:t>
      </w:r>
      <w:commentRangeStart w:id="1"/>
      <w:r w:rsidRPr="632394BB" w:rsidR="6ABF7A6D">
        <w:rPr>
          <w:rFonts w:ascii="Times New Roman" w:hAnsi="Times New Roman" w:cs="Times New Roman"/>
          <w:highlight w:val="darkGray"/>
        </w:rPr>
        <w:t xml:space="preserve">and that it is </w:t>
      </w:r>
      <w:r w:rsidRPr="632394BB" w:rsidR="6ABF7A6D">
        <w:rPr>
          <w:rFonts w:ascii="Times New Roman" w:hAnsi="Times New Roman" w:cs="Times New Roman"/>
          <w:highlight w:val="darkGray"/>
        </w:rPr>
        <w:t>irrelevant</w:t>
      </w:r>
      <w:r w:rsidRPr="632394BB" w:rsidR="6ABF7A6D">
        <w:rPr>
          <w:rFonts w:ascii="Times New Roman" w:hAnsi="Times New Roman" w:cs="Times New Roman"/>
          <w:highlight w:val="darkGray"/>
        </w:rPr>
        <w:t xml:space="preserve"> what the good is</w:t>
      </w:r>
      <w:commentRangeEnd w:id="1"/>
      <w:r>
        <w:rPr>
          <w:rStyle w:val="CommentReference"/>
        </w:rPr>
        <w:commentReference w:id="1"/>
      </w:r>
      <w:r w:rsidRPr="632394BB" w:rsidR="6ABF7A6D">
        <w:rPr>
          <w:rFonts w:ascii="Times New Roman" w:hAnsi="Times New Roman" w:cs="Times New Roman"/>
          <w:highlight w:val="darkGray"/>
        </w:rPr>
        <w:t>, and therefore he does not discuss either of these things.</w:t>
      </w:r>
      <w:r w:rsidRPr="632394BB" w:rsidR="6ABF7A6D">
        <w:rPr>
          <w:rFonts w:ascii="Times New Roman" w:hAnsi="Times New Roman" w:cs="Times New Roman"/>
        </w:rPr>
        <w:t xml:space="preserve"> </w:t>
      </w:r>
      <w:r w:rsidRPr="632394BB" w:rsidR="07F0347B">
        <w:rPr>
          <w:rFonts w:ascii="Times New Roman" w:hAnsi="Times New Roman" w:eastAsia="Times New Roman" w:cs="Times New Roman"/>
          <w:i w:val="0"/>
          <w:iCs w:val="0"/>
          <w:noProof w:val="0"/>
          <w:sz w:val="24"/>
          <w:szCs w:val="24"/>
          <w:lang w:val="en-US"/>
        </w:rPr>
        <w:t xml:space="preserve">Curtis assumes that there exists some way to </w:t>
      </w:r>
      <w:r w:rsidRPr="632394BB" w:rsidR="07F0347B">
        <w:rPr>
          <w:rFonts w:ascii="Times New Roman" w:hAnsi="Times New Roman" w:eastAsia="Times New Roman" w:cs="Times New Roman"/>
          <w:i w:val="0"/>
          <w:iCs w:val="0"/>
          <w:noProof w:val="0"/>
          <w:sz w:val="24"/>
          <w:szCs w:val="24"/>
          <w:lang w:val="en-US"/>
        </w:rPr>
        <w:t>determine</w:t>
      </w:r>
      <w:r w:rsidRPr="632394BB" w:rsidR="07F0347B">
        <w:rPr>
          <w:rFonts w:ascii="Times New Roman" w:hAnsi="Times New Roman" w:eastAsia="Times New Roman" w:cs="Times New Roman"/>
          <w:i w:val="0"/>
          <w:iCs w:val="0"/>
          <w:noProof w:val="0"/>
          <w:sz w:val="24"/>
          <w:szCs w:val="24"/>
          <w:lang w:val="en-US"/>
        </w:rPr>
        <w:t xml:space="preserve"> who has a claim </w:t>
      </w:r>
      <w:r w:rsidRPr="632394BB" w:rsidR="07F0347B">
        <w:rPr>
          <w:rFonts w:ascii="Times New Roman" w:hAnsi="Times New Roman" w:eastAsia="Times New Roman" w:cs="Times New Roman"/>
          <w:i w:val="0"/>
          <w:iCs w:val="0"/>
          <w:noProof w:val="0"/>
          <w:sz w:val="24"/>
          <w:szCs w:val="24"/>
          <w:lang w:val="en-US"/>
        </w:rPr>
        <w:t>to</w:t>
      </w:r>
      <w:r w:rsidRPr="632394BB" w:rsidR="07F0347B">
        <w:rPr>
          <w:rFonts w:ascii="Times New Roman" w:hAnsi="Times New Roman" w:eastAsia="Times New Roman" w:cs="Times New Roman"/>
          <w:i w:val="0"/>
          <w:iCs w:val="0"/>
          <w:noProof w:val="0"/>
          <w:sz w:val="24"/>
          <w:szCs w:val="24"/>
          <w:lang w:val="en-US"/>
        </w:rPr>
        <w:t xml:space="preserve"> the </w:t>
      </w:r>
      <w:r w:rsidRPr="632394BB" w:rsidR="07F0347B">
        <w:rPr>
          <w:rFonts w:ascii="Times New Roman" w:hAnsi="Times New Roman" w:eastAsia="Times New Roman" w:cs="Times New Roman"/>
          <w:i w:val="0"/>
          <w:iCs w:val="0"/>
          <w:noProof w:val="0"/>
          <w:sz w:val="24"/>
          <w:szCs w:val="24"/>
          <w:lang w:val="en-US"/>
        </w:rPr>
        <w:t>goods, and</w:t>
      </w:r>
      <w:r w:rsidRPr="632394BB" w:rsidR="07F0347B">
        <w:rPr>
          <w:rFonts w:ascii="Times New Roman" w:hAnsi="Times New Roman" w:eastAsia="Times New Roman" w:cs="Times New Roman"/>
          <w:i w:val="0"/>
          <w:iCs w:val="0"/>
          <w:noProof w:val="0"/>
          <w:sz w:val="24"/>
          <w:szCs w:val="24"/>
          <w:lang w:val="en-US"/>
        </w:rPr>
        <w:t xml:space="preserve"> therefore does not discuss this.</w:t>
      </w:r>
      <w:r w:rsidRPr="632394BB" w:rsidR="07F0347B">
        <w:rPr>
          <w:rFonts w:ascii="Times New Roman" w:hAnsi="Times New Roman" w:cs="Times New Roman"/>
        </w:rPr>
        <w:t xml:space="preserve"> </w:t>
      </w:r>
      <w:r w:rsidRPr="632394BB" w:rsidR="6ABF7A6D">
        <w:rPr>
          <w:rFonts w:ascii="Times New Roman" w:hAnsi="Times New Roman" w:cs="Times New Roman"/>
          <w:highlight w:val="darkGray"/>
        </w:rPr>
        <w:t>He also assume</w:t>
      </w:r>
      <w:r w:rsidRPr="632394BB" w:rsidR="6ABF7A6D">
        <w:rPr>
          <w:rFonts w:ascii="Times New Roman" w:hAnsi="Times New Roman" w:cs="Times New Roman"/>
          <w:highlight w:val="darkGray"/>
        </w:rPr>
        <w:t>s tha</w:t>
      </w:r>
      <w:r w:rsidRPr="632394BB" w:rsidR="6ABF7A6D">
        <w:rPr>
          <w:rFonts w:ascii="Times New Roman" w:hAnsi="Times New Roman" w:cs="Times New Roman"/>
          <w:highlight w:val="darkGray"/>
        </w:rPr>
        <w:t xml:space="preserve">t both goods and claims can be represented by numbers, by some sort of unit, either divisible or </w:t>
      </w:r>
      <w:r w:rsidRPr="632394BB" w:rsidR="6ABF7A6D">
        <w:rPr>
          <w:rFonts w:ascii="Times New Roman" w:hAnsi="Times New Roman" w:cs="Times New Roman"/>
          <w:highlight w:val="darkGray"/>
        </w:rPr>
        <w:t>indivisib</w:t>
      </w:r>
      <w:r w:rsidRPr="632394BB" w:rsidR="6ABF7A6D">
        <w:rPr>
          <w:rFonts w:ascii="Times New Roman" w:hAnsi="Times New Roman" w:cs="Times New Roman"/>
          <w:highlight w:val="darkGray"/>
        </w:rPr>
        <w:t>le.</w:t>
      </w:r>
      <w:r w:rsidRPr="632394BB" w:rsidR="71C20AEA">
        <w:rPr>
          <w:rFonts w:ascii="Times New Roman" w:hAnsi="Times New Roman" w:eastAsia="Times New Roman" w:cs="Times New Roman"/>
          <w:i w:val="0"/>
          <w:iCs w:val="0"/>
          <w:noProof w:val="0"/>
          <w:sz w:val="24"/>
          <w:szCs w:val="24"/>
          <w:lang w:val="en-US"/>
        </w:rPr>
        <w:t xml:space="preserve"> He also assumes that both goods and claims can be represented by numbers, by some sort of unit, either divisible or indivisible, and that the only thing separating </w:t>
      </w:r>
      <w:r w:rsidRPr="632394BB" w:rsidR="71C20AEA">
        <w:rPr>
          <w:rFonts w:ascii="Times New Roman" w:hAnsi="Times New Roman" w:eastAsia="Times New Roman" w:cs="Times New Roman"/>
          <w:i w:val="0"/>
          <w:iCs w:val="0"/>
          <w:noProof w:val="0"/>
          <w:sz w:val="24"/>
          <w:szCs w:val="24"/>
          <w:lang w:val="en-US"/>
        </w:rPr>
        <w:t>different types</w:t>
      </w:r>
      <w:r w:rsidRPr="632394BB" w:rsidR="71C20AEA">
        <w:rPr>
          <w:rFonts w:ascii="Times New Roman" w:hAnsi="Times New Roman" w:eastAsia="Times New Roman" w:cs="Times New Roman"/>
          <w:i w:val="0"/>
          <w:iCs w:val="0"/>
          <w:noProof w:val="0"/>
          <w:sz w:val="24"/>
          <w:szCs w:val="24"/>
          <w:lang w:val="en-US"/>
        </w:rPr>
        <w:t xml:space="preserve"> of goods is whether a single unit of the good can be divided. Two different divisible goods, for example apples and plots of land, are treated exactly the same by the theory (the same would be true for two indivisible goods).</w:t>
      </w:r>
    </w:p>
    <w:p w:rsidR="3B42584F" w:rsidP="3B42584F" w:rsidRDefault="3B42584F" w14:paraId="6EE4F56C" w14:textId="14C1017E">
      <w:pPr>
        <w:rPr>
          <w:rFonts w:ascii="Times New Roman" w:hAnsi="Times New Roman" w:cs="Times New Roman"/>
        </w:rPr>
      </w:pPr>
    </w:p>
    <w:p w:rsidR="0F44A162" w:rsidP="3B42584F" w:rsidRDefault="0F44A162" w14:paraId="74632881" w14:textId="0148CDEB">
      <w:pPr>
        <w:rPr>
          <w:rFonts w:ascii="Times New Roman" w:hAnsi="Times New Roman" w:cs="Times New Roman"/>
        </w:rPr>
      </w:pPr>
      <w:r w:rsidRPr="3B42584F">
        <w:rPr>
          <w:rFonts w:ascii="Times New Roman" w:hAnsi="Times New Roman" w:cs="Times New Roman"/>
        </w:rPr>
        <w:t xml:space="preserve">Curtis argues that the AA must in all situations distribute </w:t>
      </w:r>
      <w:bookmarkStart w:name="_Int_4Awc4eLK" w:id="2"/>
      <w:proofErr w:type="gramStart"/>
      <w:r w:rsidRPr="3B42584F">
        <w:rPr>
          <w:rFonts w:ascii="Times New Roman" w:hAnsi="Times New Roman" w:cs="Times New Roman"/>
        </w:rPr>
        <w:t>all of</w:t>
      </w:r>
      <w:bookmarkEnd w:id="2"/>
      <w:proofErr w:type="gramEnd"/>
      <w:r w:rsidRPr="3B42584F">
        <w:rPr>
          <w:rFonts w:ascii="Times New Roman" w:hAnsi="Times New Roman" w:cs="Times New Roman"/>
        </w:rPr>
        <w:t xml:space="preserve"> their </w:t>
      </w:r>
      <w:bookmarkStart w:name="_Int_iNLKrmqo" w:id="3"/>
      <w:r w:rsidRPr="3B42584F">
        <w:rPr>
          <w:rFonts w:ascii="Times New Roman" w:hAnsi="Times New Roman" w:cs="Times New Roman"/>
        </w:rPr>
        <w:t>good</w:t>
      </w:r>
      <w:bookmarkEnd w:id="3"/>
      <w:r w:rsidRPr="3B42584F">
        <w:rPr>
          <w:rFonts w:ascii="Times New Roman" w:hAnsi="Times New Roman" w:cs="Times New Roman"/>
        </w:rPr>
        <w:t xml:space="preserve">, even if this causes the </w:t>
      </w:r>
      <w:bookmarkStart w:name="_Int_28DBV68a" w:id="4"/>
      <w:r w:rsidRPr="3B42584F">
        <w:rPr>
          <w:rFonts w:ascii="Times New Roman" w:hAnsi="Times New Roman" w:cs="Times New Roman"/>
        </w:rPr>
        <w:t>good</w:t>
      </w:r>
      <w:bookmarkEnd w:id="4"/>
      <w:r w:rsidRPr="3B42584F">
        <w:rPr>
          <w:rFonts w:ascii="Times New Roman" w:hAnsi="Times New Roman" w:cs="Times New Roman"/>
        </w:rPr>
        <w:t xml:space="preserve"> to be distributed non</w:t>
      </w:r>
      <w:r w:rsidRPr="3B42584F" w:rsidR="79964D0B">
        <w:rPr>
          <w:rFonts w:ascii="Times New Roman" w:hAnsi="Times New Roman" w:cs="Times New Roman"/>
        </w:rPr>
        <w:t>-</w:t>
      </w:r>
      <w:r w:rsidRPr="3B42584F">
        <w:rPr>
          <w:rFonts w:ascii="Times New Roman" w:hAnsi="Times New Roman" w:cs="Times New Roman"/>
        </w:rPr>
        <w:t>proportiona</w:t>
      </w:r>
      <w:r w:rsidRPr="3B42584F" w:rsidR="5FFD781A">
        <w:rPr>
          <w:rFonts w:ascii="Times New Roman" w:hAnsi="Times New Roman" w:cs="Times New Roman"/>
        </w:rPr>
        <w:t>l</w:t>
      </w:r>
      <w:r w:rsidRPr="3B42584F">
        <w:rPr>
          <w:rFonts w:ascii="Times New Roman" w:hAnsi="Times New Roman" w:cs="Times New Roman"/>
        </w:rPr>
        <w:t>ly</w:t>
      </w:r>
      <w:r w:rsidRPr="3B42584F" w:rsidR="315E6957">
        <w:rPr>
          <w:rFonts w:ascii="Times New Roman" w:hAnsi="Times New Roman" w:cs="Times New Roman"/>
        </w:rPr>
        <w:t xml:space="preserve">. He </w:t>
      </w:r>
      <w:r w:rsidRPr="3B42584F" w:rsidR="3BB2133F">
        <w:rPr>
          <w:rFonts w:ascii="Times New Roman" w:hAnsi="Times New Roman" w:cs="Times New Roman"/>
        </w:rPr>
        <w:t xml:space="preserve">writes that any AA should do everything in their power to satisfy the claims, and that this entails using </w:t>
      </w:r>
      <w:proofErr w:type="gramStart"/>
      <w:r w:rsidRPr="3B42584F" w:rsidR="3BB2133F">
        <w:rPr>
          <w:rFonts w:ascii="Times New Roman" w:hAnsi="Times New Roman" w:cs="Times New Roman"/>
        </w:rPr>
        <w:t xml:space="preserve">all </w:t>
      </w:r>
      <w:r w:rsidRPr="3B42584F" w:rsidR="66151BDA">
        <w:rPr>
          <w:rFonts w:ascii="Times New Roman" w:hAnsi="Times New Roman" w:cs="Times New Roman"/>
        </w:rPr>
        <w:t>of</w:t>
      </w:r>
      <w:proofErr w:type="gramEnd"/>
      <w:r w:rsidRPr="3B42584F" w:rsidR="66151BDA">
        <w:rPr>
          <w:rFonts w:ascii="Times New Roman" w:hAnsi="Times New Roman" w:cs="Times New Roman"/>
        </w:rPr>
        <w:t xml:space="preserve"> th</w:t>
      </w:r>
      <w:r w:rsidRPr="3B42584F" w:rsidR="577446FC">
        <w:rPr>
          <w:rFonts w:ascii="Times New Roman" w:hAnsi="Times New Roman" w:cs="Times New Roman"/>
        </w:rPr>
        <w:t>e</w:t>
      </w:r>
      <w:r w:rsidRPr="3B42584F" w:rsidR="3BB2133F">
        <w:rPr>
          <w:rFonts w:ascii="Times New Roman" w:hAnsi="Times New Roman" w:cs="Times New Roman"/>
        </w:rPr>
        <w:t xml:space="preserve"> good</w:t>
      </w:r>
      <w:r w:rsidRPr="3B42584F" w:rsidR="739E83F0">
        <w:rPr>
          <w:rFonts w:ascii="Times New Roman" w:hAnsi="Times New Roman" w:cs="Times New Roman"/>
        </w:rPr>
        <w:t xml:space="preserve"> one has available</w:t>
      </w:r>
      <w:r w:rsidRPr="3B42584F" w:rsidR="3B55032B">
        <w:rPr>
          <w:rFonts w:ascii="Times New Roman" w:hAnsi="Times New Roman" w:cs="Times New Roman"/>
        </w:rPr>
        <w:t>.</w:t>
      </w:r>
      <w:r w:rsidRPr="3B42584F" w:rsidR="7C0D3904">
        <w:rPr>
          <w:rFonts w:ascii="Times New Roman" w:hAnsi="Times New Roman" w:cs="Times New Roman"/>
        </w:rPr>
        <w:t xml:space="preserve"> As a follow-up</w:t>
      </w:r>
      <w:r w:rsidRPr="3B42584F" w:rsidR="2B820F96">
        <w:rPr>
          <w:rFonts w:ascii="Times New Roman" w:hAnsi="Times New Roman" w:cs="Times New Roman"/>
        </w:rPr>
        <w:t xml:space="preserve"> to this argument, Curtis argues that giving away the remainder by lottery is not a deviation from fairness, since every party is treated the same within the lottery. This way, even though some parties may bec</w:t>
      </w:r>
      <w:r w:rsidRPr="3B42584F" w:rsidR="29F221F0">
        <w:rPr>
          <w:rFonts w:ascii="Times New Roman" w:hAnsi="Times New Roman" w:cs="Times New Roman"/>
        </w:rPr>
        <w:t>ome more satisfied than others, the distribution is still fair.</w:t>
      </w:r>
    </w:p>
    <w:p w:rsidR="3B42584F" w:rsidP="3B42584F" w:rsidRDefault="3B42584F" w14:paraId="09E8AE74" w14:textId="50B58FAB">
      <w:pPr>
        <w:rPr>
          <w:rFonts w:ascii="Times New Roman" w:hAnsi="Times New Roman" w:cs="Times New Roman"/>
        </w:rPr>
      </w:pPr>
    </w:p>
    <w:p w:rsidR="4DE379DA" w:rsidP="632394BB" w:rsidRDefault="4DE379DA" w14:paraId="6DD28349" w14:textId="471D5051">
      <w:pPr>
        <w:rPr>
          <w:rFonts w:ascii="Times New Roman" w:hAnsi="Times New Roman" w:cs="Times New Roman"/>
          <w:highlight w:val="darkGray"/>
        </w:rPr>
      </w:pPr>
      <w:r w:rsidRPr="632394BB" w:rsidR="4DE379DA">
        <w:rPr>
          <w:rFonts w:ascii="Times New Roman" w:hAnsi="Times New Roman" w:cs="Times New Roman"/>
        </w:rPr>
        <w:t xml:space="preserve">Curtis concludes </w:t>
      </w:r>
      <w:r w:rsidRPr="632394BB" w:rsidR="35034568">
        <w:rPr>
          <w:rFonts w:ascii="Times New Roman" w:hAnsi="Times New Roman" w:cs="Times New Roman"/>
        </w:rPr>
        <w:t>with his theory, which comes in three steps: 1) If AA can satisfy all claims, do so.</w:t>
      </w:r>
      <w:r w:rsidRPr="632394BB" w:rsidR="646966B6">
        <w:rPr>
          <w:rFonts w:ascii="Times New Roman" w:hAnsi="Times New Roman" w:cs="Times New Roman"/>
        </w:rPr>
        <w:t xml:space="preserve"> 2) If</w:t>
      </w:r>
      <w:r w:rsidRPr="632394BB" w:rsidR="4117B35D">
        <w:rPr>
          <w:rFonts w:ascii="Times New Roman" w:hAnsi="Times New Roman" w:cs="Times New Roman"/>
        </w:rPr>
        <w:t xml:space="preserve"> the</w:t>
      </w:r>
      <w:r w:rsidRPr="632394BB" w:rsidR="646966B6">
        <w:rPr>
          <w:rFonts w:ascii="Times New Roman" w:hAnsi="Times New Roman" w:cs="Times New Roman"/>
        </w:rPr>
        <w:t xml:space="preserve"> AA cannot satisfy all claims, claims should be satisfied proportionally, </w:t>
      </w:r>
      <w:r w:rsidRPr="632394BB" w:rsidR="59B755ED">
        <w:rPr>
          <w:rFonts w:ascii="Times New Roman" w:hAnsi="Times New Roman" w:cs="Times New Roman"/>
        </w:rPr>
        <w:t>where</w:t>
      </w:r>
      <w:r w:rsidRPr="632394BB" w:rsidR="7DA14085">
        <w:rPr>
          <w:rFonts w:ascii="Times New Roman" w:hAnsi="Times New Roman" w:cs="Times New Roman"/>
        </w:rPr>
        <w:t xml:space="preserve"> all claimants rece</w:t>
      </w:r>
      <w:r w:rsidRPr="632394BB" w:rsidR="2016F975">
        <w:rPr>
          <w:rFonts w:ascii="Times New Roman" w:hAnsi="Times New Roman" w:cs="Times New Roman"/>
        </w:rPr>
        <w:t>ive goods in proportion to their claim</w:t>
      </w:r>
      <w:r w:rsidRPr="632394BB" w:rsidR="41FED977">
        <w:rPr>
          <w:rFonts w:ascii="Times New Roman" w:hAnsi="Times New Roman" w:cs="Times New Roman"/>
        </w:rPr>
        <w:t xml:space="preserve">. 3) </w:t>
      </w:r>
      <w:commentRangeStart w:id="5"/>
      <w:r w:rsidRPr="632394BB" w:rsidR="41FED977">
        <w:rPr>
          <w:rFonts w:ascii="Times New Roman" w:hAnsi="Times New Roman" w:cs="Times New Roman"/>
          <w:highlight w:val="darkGray"/>
        </w:rPr>
        <w:t>I</w:t>
      </w:r>
      <w:r w:rsidRPr="632394BB" w:rsidR="41FED977">
        <w:rPr>
          <w:rFonts w:ascii="Times New Roman" w:hAnsi="Times New Roman" w:cs="Times New Roman"/>
          <w:highlight w:val="darkGray"/>
        </w:rPr>
        <w:t xml:space="preserve">f </w:t>
      </w:r>
      <w:r w:rsidRPr="632394BB" w:rsidR="596B24D1">
        <w:rPr>
          <w:rFonts w:ascii="Times New Roman" w:hAnsi="Times New Roman" w:cs="Times New Roman"/>
          <w:highlight w:val="darkGray"/>
        </w:rPr>
        <w:t xml:space="preserve">the total good is not evenly divisible by the claims, and the good </w:t>
      </w:r>
      <w:r w:rsidRPr="632394BB" w:rsidR="596B24D1">
        <w:rPr>
          <w:rFonts w:ascii="Times New Roman" w:hAnsi="Times New Roman" w:cs="Times New Roman"/>
          <w:highlight w:val="darkGray"/>
        </w:rPr>
        <w:t>isn’t</w:t>
      </w:r>
      <w:r w:rsidRPr="632394BB" w:rsidR="596B24D1">
        <w:rPr>
          <w:rFonts w:ascii="Times New Roman" w:hAnsi="Times New Roman" w:cs="Times New Roman"/>
          <w:highlight w:val="darkGray"/>
        </w:rPr>
        <w:t xml:space="preserve"> a divisible good, the AA should</w:t>
      </w:r>
      <w:r w:rsidRPr="632394BB" w:rsidR="331D5184">
        <w:rPr>
          <w:rFonts w:ascii="Times New Roman" w:hAnsi="Times New Roman" w:cs="Times New Roman"/>
          <w:highlight w:val="darkGray"/>
        </w:rPr>
        <w:t xml:space="preserve"> distribute the good as proportionally as possible, and then </w:t>
      </w:r>
      <w:r w:rsidRPr="632394BB" w:rsidR="25956689">
        <w:rPr>
          <w:rFonts w:ascii="Times New Roman" w:hAnsi="Times New Roman" w:cs="Times New Roman"/>
          <w:highlight w:val="darkGray"/>
        </w:rPr>
        <w:t xml:space="preserve">the </w:t>
      </w:r>
      <w:r w:rsidRPr="632394BB" w:rsidR="25956689">
        <w:rPr>
          <w:rFonts w:ascii="Times New Roman" w:hAnsi="Times New Roman" w:cs="Times New Roman"/>
          <w:highlight w:val="darkGray"/>
        </w:rPr>
        <w:t>remainder</w:t>
      </w:r>
      <w:r w:rsidRPr="632394BB" w:rsidR="25956689">
        <w:rPr>
          <w:rFonts w:ascii="Times New Roman" w:hAnsi="Times New Roman" w:cs="Times New Roman"/>
          <w:highlight w:val="darkGray"/>
        </w:rPr>
        <w:t xml:space="preserve"> is given away by way of lottery</w:t>
      </w:r>
      <w:r w:rsidRPr="632394BB" w:rsidR="0E6B5E58">
        <w:rPr>
          <w:rFonts w:ascii="Times New Roman" w:hAnsi="Times New Roman" w:cs="Times New Roman"/>
          <w:highlight w:val="darkGray"/>
        </w:rPr>
        <w:t>. T</w:t>
      </w:r>
      <w:r w:rsidRPr="632394BB" w:rsidR="25956689">
        <w:rPr>
          <w:rFonts w:ascii="Times New Roman" w:hAnsi="Times New Roman" w:cs="Times New Roman"/>
          <w:highlight w:val="darkGray"/>
        </w:rPr>
        <w:t xml:space="preserve">he probability of a claimant </w:t>
      </w:r>
      <w:r w:rsidRPr="632394BB" w:rsidR="25956689">
        <w:rPr>
          <w:rFonts w:ascii="Times New Roman" w:hAnsi="Times New Roman" w:cs="Times New Roman"/>
          <w:highlight w:val="darkGray"/>
        </w:rPr>
        <w:t xml:space="preserve">receiving </w:t>
      </w:r>
      <w:r w:rsidRPr="632394BB" w:rsidR="25956689">
        <w:rPr>
          <w:rFonts w:ascii="Times New Roman" w:hAnsi="Times New Roman" w:cs="Times New Roman"/>
          <w:highlight w:val="darkGray"/>
        </w:rPr>
        <w:t xml:space="preserve">a </w:t>
      </w:r>
      <w:r w:rsidRPr="632394BB" w:rsidR="25956689">
        <w:rPr>
          <w:rFonts w:ascii="Times New Roman" w:hAnsi="Times New Roman" w:cs="Times New Roman"/>
          <w:highlight w:val="darkGray"/>
        </w:rPr>
        <w:t>portion</w:t>
      </w:r>
      <w:r w:rsidRPr="632394BB" w:rsidR="25956689">
        <w:rPr>
          <w:rFonts w:ascii="Times New Roman" w:hAnsi="Times New Roman" w:cs="Times New Roman"/>
          <w:highlight w:val="darkGray"/>
        </w:rPr>
        <w:t xml:space="preserve"> of the </w:t>
      </w:r>
      <w:r w:rsidRPr="632394BB" w:rsidR="25956689">
        <w:rPr>
          <w:rFonts w:ascii="Times New Roman" w:hAnsi="Times New Roman" w:cs="Times New Roman"/>
          <w:highlight w:val="darkGray"/>
        </w:rPr>
        <w:t>remainder</w:t>
      </w:r>
      <w:r w:rsidRPr="632394BB" w:rsidR="25956689">
        <w:rPr>
          <w:rFonts w:ascii="Times New Roman" w:hAnsi="Times New Roman" w:cs="Times New Roman"/>
          <w:highlight w:val="darkGray"/>
        </w:rPr>
        <w:t xml:space="preserve"> is </w:t>
      </w:r>
      <w:r w:rsidRPr="632394BB" w:rsidR="25956689">
        <w:rPr>
          <w:rFonts w:ascii="Times New Roman" w:hAnsi="Times New Roman" w:cs="Times New Roman"/>
          <w:highlight w:val="darkGray"/>
        </w:rPr>
        <w:t>weighted b</w:t>
      </w:r>
      <w:r w:rsidRPr="632394BB" w:rsidR="25956689">
        <w:rPr>
          <w:rFonts w:ascii="Times New Roman" w:hAnsi="Times New Roman" w:cs="Times New Roman"/>
          <w:highlight w:val="darkGray"/>
        </w:rPr>
        <w:t>y the ratio between th</w:t>
      </w:r>
      <w:r w:rsidRPr="632394BB" w:rsidR="5A90DED9">
        <w:rPr>
          <w:rFonts w:ascii="Times New Roman" w:hAnsi="Times New Roman" w:cs="Times New Roman"/>
          <w:highlight w:val="darkGray"/>
        </w:rPr>
        <w:t xml:space="preserve">is specific RA’s claim, </w:t>
      </w:r>
      <w:r w:rsidRPr="632394BB" w:rsidR="25956689">
        <w:rPr>
          <w:rFonts w:ascii="Times New Roman" w:hAnsi="Times New Roman" w:cs="Times New Roman"/>
          <w:highlight w:val="darkGray"/>
        </w:rPr>
        <w:t>and the total claim</w:t>
      </w:r>
      <w:r w:rsidRPr="632394BB" w:rsidR="25956689">
        <w:rPr>
          <w:rFonts w:ascii="Times New Roman" w:hAnsi="Times New Roman" w:cs="Times New Roman"/>
          <w:highlight w:val="darkGray"/>
        </w:rPr>
        <w:t>.</w:t>
      </w:r>
    </w:p>
    <w:p w:rsidR="636D1666" w:rsidP="632394BB" w:rsidRDefault="636D1666" w14:paraId="6E84E9EC" w14:textId="5477EC52">
      <w:pPr>
        <w:rPr>
          <w:rFonts w:ascii="Times New Roman" w:hAnsi="Times New Roman" w:eastAsia="Times New Roman" w:cs="Times New Roman"/>
          <w:b w:val="0"/>
          <w:bCs w:val="0"/>
          <w:i w:val="0"/>
          <w:iCs w:val="0"/>
          <w:noProof w:val="0"/>
          <w:sz w:val="24"/>
          <w:szCs w:val="24"/>
          <w:lang w:val="en-US"/>
        </w:rPr>
      </w:pPr>
      <w:r w:rsidRPr="632394BB" w:rsidR="636D1666">
        <w:rPr>
          <w:rFonts w:ascii="Times New Roman" w:hAnsi="Times New Roman" w:cs="Times New Roman"/>
          <w:highlight w:val="darkGray"/>
        </w:rPr>
        <w:t>Curtis</w:t>
      </w:r>
      <w:r w:rsidRPr="632394BB" w:rsidR="28F41474">
        <w:rPr>
          <w:rFonts w:ascii="Times New Roman" w:hAnsi="Times New Roman" w:cs="Times New Roman"/>
          <w:highlight w:val="darkGray"/>
        </w:rPr>
        <w:t xml:space="preserve"> also</w:t>
      </w:r>
      <w:r w:rsidRPr="632394BB" w:rsidR="636D1666">
        <w:rPr>
          <w:rFonts w:ascii="Times New Roman" w:hAnsi="Times New Roman" w:cs="Times New Roman"/>
          <w:highlight w:val="darkGray"/>
        </w:rPr>
        <w:t xml:space="preserve"> concludes that his theory of fairness is </w:t>
      </w:r>
      <w:commentRangeStart w:id="6"/>
      <w:r w:rsidRPr="632394BB" w:rsidR="636D1666">
        <w:rPr>
          <w:rFonts w:ascii="Times New Roman" w:hAnsi="Times New Roman" w:cs="Times New Roman"/>
          <w:highlight w:val="darkGray"/>
        </w:rPr>
        <w:t xml:space="preserve">fairer </w:t>
      </w:r>
      <w:commentRangeEnd w:id="6"/>
      <w:r>
        <w:rPr>
          <w:rStyle w:val="CommentReference"/>
        </w:rPr>
        <w:commentReference w:id="6"/>
      </w:r>
      <w:r w:rsidRPr="632394BB" w:rsidR="636D1666">
        <w:rPr>
          <w:rFonts w:ascii="Times New Roman" w:hAnsi="Times New Roman" w:cs="Times New Roman"/>
          <w:highlight w:val="darkGray"/>
        </w:rPr>
        <w:t>than the one introduced by John Broome</w:t>
      </w:r>
      <w:r w:rsidRPr="632394BB" w:rsidR="13B8C4D8">
        <w:rPr>
          <w:rFonts w:ascii="Times New Roman" w:hAnsi="Times New Roman" w:cs="Times New Roman"/>
          <w:highlight w:val="darkGray"/>
        </w:rPr>
        <w:t>, as</w:t>
      </w:r>
      <w:r w:rsidRPr="632394BB" w:rsidR="13B8C4D8">
        <w:rPr>
          <w:rFonts w:ascii="Times New Roman" w:hAnsi="Times New Roman" w:cs="Times New Roman"/>
          <w:highlight w:val="darkGray"/>
        </w:rPr>
        <w:t xml:space="preserve"> it, according to Curtis</w:t>
      </w:r>
      <w:commentRangeStart w:id="7"/>
      <w:r w:rsidRPr="632394BB" w:rsidR="13B8C4D8">
        <w:rPr>
          <w:rFonts w:ascii="Times New Roman" w:hAnsi="Times New Roman" w:cs="Times New Roman"/>
          <w:highlight w:val="darkGray"/>
        </w:rPr>
        <w:t xml:space="preserve">, treats every </w:t>
      </w:r>
      <w:del w:author="Bastian Eggum Huuse" w:date="2025-11-24T22:47:45.154Z" w:id="1501405563">
        <w:r w:rsidRPr="632394BB" w:rsidDel="636D1666">
          <w:rPr>
            <w:rFonts w:ascii="Times New Roman" w:hAnsi="Times New Roman" w:cs="Times New Roman"/>
            <w:highlight w:val="darkGray"/>
          </w:rPr>
          <w:delText>claimant</w:delText>
        </w:r>
      </w:del>
      <w:r w:rsidRPr="632394BB" w:rsidR="13B8C4D8">
        <w:rPr>
          <w:rFonts w:ascii="Times New Roman" w:hAnsi="Times New Roman" w:cs="Times New Roman"/>
          <w:highlight w:val="darkGray"/>
        </w:rPr>
        <w:t xml:space="preserve"> equally</w:t>
      </w:r>
      <w:commentRangeEnd w:id="7"/>
      <w:r>
        <w:rPr>
          <w:rStyle w:val="CommentReference"/>
        </w:rPr>
        <w:commentReference w:id="7"/>
      </w:r>
      <w:r w:rsidRPr="632394BB" w:rsidR="13B8C4D8">
        <w:rPr>
          <w:rFonts w:ascii="Times New Roman" w:hAnsi="Times New Roman" w:cs="Times New Roman"/>
          <w:highlight w:val="darkGray"/>
        </w:rPr>
        <w:t>, which Broome’s theory does not.</w:t>
      </w:r>
      <w:commentRangeEnd w:id="5"/>
      <w:r>
        <w:rPr>
          <w:rStyle w:val="CommentReference"/>
        </w:rPr>
        <w:commentReference w:id="5"/>
      </w:r>
      <w:r w:rsidRPr="632394BB" w:rsidR="262D3807">
        <w:rPr>
          <w:rFonts w:ascii="Times New Roman" w:hAnsi="Times New Roman" w:eastAsia="Times New Roman" w:cs="Times New Roman"/>
          <w:b w:val="0"/>
          <w:bCs w:val="0"/>
          <w:i w:val="0"/>
          <w:iCs w:val="0"/>
          <w:noProof w:val="0"/>
          <w:sz w:val="24"/>
          <w:szCs w:val="24"/>
          <w:lang w:val="en-US"/>
        </w:rPr>
        <w:t xml:space="preserve"> </w:t>
      </w:r>
    </w:p>
    <w:p w:rsidR="262D3807" w:rsidP="632394BB" w:rsidRDefault="262D3807" w14:paraId="253EA968" w14:textId="60BAA11A">
      <w:pPr>
        <w:rPr>
          <w:rFonts w:ascii="Times New Roman" w:hAnsi="Times New Roman" w:eastAsia="Times New Roman" w:cs="Times New Roman"/>
          <w:b w:val="0"/>
          <w:bCs w:val="0"/>
          <w:i w:val="0"/>
          <w:iCs w:val="0"/>
          <w:noProof w:val="0"/>
          <w:sz w:val="24"/>
          <w:szCs w:val="24"/>
          <w:lang w:val="en-US"/>
        </w:rPr>
      </w:pPr>
      <w:r w:rsidRPr="632394BB" w:rsidR="262D3807">
        <w:rPr>
          <w:rFonts w:ascii="Times New Roman" w:hAnsi="Times New Roman" w:eastAsia="Times New Roman" w:cs="Times New Roman"/>
          <w:b w:val="0"/>
          <w:bCs w:val="0"/>
          <w:i w:val="0"/>
          <w:iCs w:val="0"/>
          <w:noProof w:val="0"/>
          <w:sz w:val="24"/>
          <w:szCs w:val="24"/>
          <w:lang w:val="en-US"/>
        </w:rPr>
        <w:t xml:space="preserve">3) If the total good is not evenly divisible by the claims, and the good isn’t a divisible good, the AA should distribute the good as proportionally as possible, and then the remainder is given away by way of lottery. The probability of a claimant receiving a portion of the remainder is weighted by the ratio between this specific RA’s claim, and the total claim. </w:t>
      </w:r>
    </w:p>
    <w:p w:rsidR="262D3807" w:rsidP="632394BB" w:rsidRDefault="262D3807" w14:paraId="0265210E" w14:textId="12140A27">
      <w:pPr>
        <w:rPr>
          <w:rFonts w:ascii="Times New Roman" w:hAnsi="Times New Roman" w:eastAsia="Times New Roman" w:cs="Times New Roman"/>
          <w:b w:val="0"/>
          <w:bCs w:val="0"/>
          <w:i w:val="0"/>
          <w:iCs w:val="0"/>
          <w:noProof w:val="0"/>
          <w:sz w:val="24"/>
          <w:szCs w:val="24"/>
          <w:lang w:val="en-US"/>
        </w:rPr>
      </w:pPr>
      <w:r w:rsidRPr="632394BB" w:rsidR="262D3807">
        <w:rPr>
          <w:rFonts w:ascii="Times New Roman" w:hAnsi="Times New Roman" w:eastAsia="Times New Roman" w:cs="Times New Roman"/>
          <w:b w:val="0"/>
          <w:bCs w:val="0"/>
          <w:i w:val="0"/>
          <w:iCs w:val="0"/>
          <w:noProof w:val="0"/>
          <w:sz w:val="24"/>
          <w:szCs w:val="24"/>
          <w:lang w:val="en-US"/>
        </w:rPr>
        <w:t>A scenario of this third type could be, for example, dividing three 1$ bills between two RAs, who both have a claim of 2$. Following Curis’ theory, the AA would give each RA 1 bill and distribute the final bill through way of lottery. Since both RAs have a claim to the same amount of money, they would each have a 50% chance of receiving the final bill.</w:t>
      </w:r>
    </w:p>
    <w:p w:rsidR="262D3807" w:rsidP="632394BB" w:rsidRDefault="262D3807" w14:paraId="3C4BF5E1" w14:textId="288F5DCF">
      <w:pPr>
        <w:rPr>
          <w:rFonts w:ascii="Times New Roman" w:hAnsi="Times New Roman" w:eastAsia="Times New Roman" w:cs="Times New Roman"/>
          <w:b w:val="0"/>
          <w:bCs w:val="0"/>
          <w:i w:val="0"/>
          <w:iCs w:val="0"/>
          <w:noProof w:val="0"/>
          <w:sz w:val="24"/>
          <w:szCs w:val="24"/>
          <w:lang w:val="en-US"/>
        </w:rPr>
      </w:pPr>
      <w:r w:rsidRPr="632394BB" w:rsidR="262D3807">
        <w:rPr>
          <w:rFonts w:ascii="Times New Roman" w:hAnsi="Times New Roman" w:eastAsia="Times New Roman" w:cs="Times New Roman"/>
          <w:b w:val="0"/>
          <w:bCs w:val="0"/>
          <w:i w:val="0"/>
          <w:iCs w:val="0"/>
          <w:noProof w:val="0"/>
          <w:sz w:val="24"/>
          <w:szCs w:val="24"/>
          <w:lang w:val="en-US"/>
        </w:rPr>
        <w:t>Curtis also concludes that his theory of fairness produces outcomes that are fairer than the one introduced by John Broome</w:t>
      </w:r>
      <w:bookmarkStart w:name="_Int_sAkEg3EO" w:id="475258749"/>
      <w:r w:rsidRPr="632394BB" w:rsidR="262D3807">
        <w:rPr>
          <w:rFonts w:ascii="Times New Roman" w:hAnsi="Times New Roman" w:eastAsia="Times New Roman" w:cs="Times New Roman"/>
          <w:b w:val="0"/>
          <w:bCs w:val="0"/>
          <w:i w:val="0"/>
          <w:iCs w:val="0"/>
          <w:noProof w:val="0"/>
          <w:sz w:val="24"/>
          <w:szCs w:val="24"/>
          <w:lang w:val="en-US"/>
        </w:rPr>
        <w:t>, as</w:t>
      </w:r>
      <w:bookmarkEnd w:id="475258749"/>
      <w:r w:rsidRPr="632394BB" w:rsidR="262D3807">
        <w:rPr>
          <w:rFonts w:ascii="Times New Roman" w:hAnsi="Times New Roman" w:eastAsia="Times New Roman" w:cs="Times New Roman"/>
          <w:b w:val="0"/>
          <w:bCs w:val="0"/>
          <w:i w:val="0"/>
          <w:iCs w:val="0"/>
          <w:noProof w:val="0"/>
          <w:sz w:val="24"/>
          <w:szCs w:val="24"/>
          <w:lang w:val="en-US"/>
        </w:rPr>
        <w:t xml:space="preserve"> it, according to Curtis, treats every claimant equally according to the strength of their claim, which Broome’s theory does not.</w:t>
      </w:r>
    </w:p>
    <w:p w:rsidR="71FA7849" w:rsidP="3B42584F" w:rsidRDefault="71FA7849" w14:paraId="5A663C8E" w14:textId="2059480E">
      <w:pPr>
        <w:rPr>
          <w:rFonts w:ascii="Times New Roman" w:hAnsi="Times New Roman" w:cs="Times New Roman"/>
        </w:rPr>
      </w:pPr>
      <w:r w:rsidRPr="3B42584F">
        <w:rPr>
          <w:rFonts w:ascii="Times New Roman" w:hAnsi="Times New Roman" w:cs="Times New Roman"/>
        </w:rPr>
        <w:t>(2)</w:t>
      </w:r>
    </w:p>
    <w:p w:rsidR="3B42584F" w:rsidP="3B42584F" w:rsidRDefault="3B42584F" w14:paraId="34F58FDE" w14:textId="04A60CA9">
      <w:pPr>
        <w:rPr>
          <w:rFonts w:ascii="Times New Roman" w:hAnsi="Times New Roman" w:cs="Times New Roman"/>
        </w:rPr>
      </w:pPr>
    </w:p>
    <w:p w:rsidR="1A0F16F3" w:rsidP="632394BB" w:rsidRDefault="1A0F16F3" w14:paraId="3D35D8B8" w14:textId="693B17AB">
      <w:pPr>
        <w:rPr>
          <w:rFonts w:ascii="Times New Roman" w:hAnsi="Times New Roman" w:cs="Times New Roman"/>
        </w:rPr>
      </w:pPr>
      <w:r w:rsidRPr="632394BB" w:rsidR="1A0F16F3">
        <w:rPr>
          <w:rFonts w:ascii="Times New Roman" w:hAnsi="Times New Roman" w:cs="Times New Roman"/>
        </w:rPr>
        <w:t>To stay within the word limit, I have chosen to remove my first two points, and to dedicate more time to</w:t>
      </w:r>
      <w:r w:rsidRPr="632394BB" w:rsidR="336A03DF">
        <w:rPr>
          <w:rFonts w:ascii="Times New Roman" w:hAnsi="Times New Roman" w:cs="Times New Roman"/>
        </w:rPr>
        <w:t xml:space="preserve"> developing</w:t>
      </w:r>
      <w:r w:rsidRPr="632394BB" w:rsidR="1A0F16F3">
        <w:rPr>
          <w:rFonts w:ascii="Times New Roman" w:hAnsi="Times New Roman" w:cs="Times New Roman"/>
        </w:rPr>
        <w:t xml:space="preserve"> my third. I have marked the parts I have removed in red, and the parts I have revised in gray.</w:t>
      </w:r>
    </w:p>
    <w:p w:rsidR="632394BB" w:rsidP="632394BB" w:rsidRDefault="632394BB" w14:paraId="51CBB74B" w14:textId="1B09875C">
      <w:pPr>
        <w:rPr>
          <w:rFonts w:ascii="Times New Roman" w:hAnsi="Times New Roman" w:cs="Times New Roman"/>
        </w:rPr>
      </w:pPr>
    </w:p>
    <w:p w:rsidR="007B00ED" w:rsidP="632394BB" w:rsidRDefault="0DCC4186" w14:paraId="16365CE9" w14:textId="3F3CCEDB">
      <w:pPr>
        <w:rPr>
          <w:rFonts w:ascii="Times New Roman" w:hAnsi="Times New Roman" w:cs="Times New Roman"/>
          <w:highlight w:val="red"/>
        </w:rPr>
      </w:pPr>
      <w:r w:rsidRPr="632394BB" w:rsidR="0DCC4186">
        <w:rPr>
          <w:rFonts w:ascii="Times New Roman" w:hAnsi="Times New Roman" w:cs="Times New Roman"/>
          <w:highlight w:val="red"/>
        </w:rPr>
        <w:t>Firstly, Curtis’s theory is limited. He even specifies this himself, writing in a footnote: “...the theory i</w:t>
      </w:r>
      <w:r w:rsidRPr="632394BB" w:rsidR="499A3F0B">
        <w:rPr>
          <w:rFonts w:ascii="Times New Roman" w:hAnsi="Times New Roman" w:cs="Times New Roman"/>
          <w:highlight w:val="red"/>
        </w:rPr>
        <w:t>s o</w:t>
      </w:r>
      <w:r w:rsidRPr="632394BB" w:rsidR="0DCC4186">
        <w:rPr>
          <w:rFonts w:ascii="Times New Roman" w:hAnsi="Times New Roman" w:cs="Times New Roman"/>
          <w:highlight w:val="red"/>
        </w:rPr>
        <w:t>f limited scope.</w:t>
      </w:r>
      <w:r w:rsidRPr="632394BB" w:rsidR="0DCC4186">
        <w:rPr>
          <w:rFonts w:ascii="Times New Roman" w:hAnsi="Times New Roman" w:cs="Times New Roman"/>
          <w:highlight w:val="red"/>
        </w:rPr>
        <w:t>”</w:t>
      </w:r>
      <w:r w:rsidRPr="632394BB" w:rsidR="4EE9E83E">
        <w:rPr>
          <w:rFonts w:ascii="Times New Roman" w:hAnsi="Times New Roman" w:cs="Times New Roman"/>
          <w:highlight w:val="red"/>
        </w:rPr>
        <w:t>.</w:t>
      </w:r>
      <w:r w:rsidRPr="632394BB" w:rsidR="4EE9E83E">
        <w:rPr>
          <w:rFonts w:ascii="Times New Roman" w:hAnsi="Times New Roman" w:cs="Times New Roman"/>
          <w:highlight w:val="red"/>
        </w:rPr>
        <w:t xml:space="preserve"> This is fine, as the theory never claims to be all-encompassing, but Curtis also assumes that </w:t>
      </w:r>
      <w:r w:rsidRPr="632394BB" w:rsidR="606BC22C">
        <w:rPr>
          <w:rFonts w:ascii="Times New Roman" w:hAnsi="Times New Roman" w:cs="Times New Roman"/>
          <w:highlight w:val="red"/>
        </w:rPr>
        <w:t>we know the</w:t>
      </w:r>
      <w:r w:rsidRPr="632394BB" w:rsidR="4EE9E83E">
        <w:rPr>
          <w:rFonts w:ascii="Times New Roman" w:hAnsi="Times New Roman" w:cs="Times New Roman"/>
          <w:highlight w:val="red"/>
        </w:rPr>
        <w:t xml:space="preserve"> claims</w:t>
      </w:r>
      <w:r w:rsidRPr="632394BB" w:rsidR="704DE561">
        <w:rPr>
          <w:rFonts w:ascii="Times New Roman" w:hAnsi="Times New Roman" w:cs="Times New Roman"/>
          <w:highlight w:val="red"/>
        </w:rPr>
        <w:t xml:space="preserve"> beforehand, noting that his theory is “... silent about this...</w:t>
      </w:r>
      <w:r w:rsidRPr="632394BB" w:rsidR="704DE561">
        <w:rPr>
          <w:rFonts w:ascii="Times New Roman" w:hAnsi="Times New Roman" w:cs="Times New Roman"/>
          <w:highlight w:val="red"/>
        </w:rPr>
        <w:t>”</w:t>
      </w:r>
      <w:r w:rsidRPr="632394BB" w:rsidR="2EDFAE86">
        <w:rPr>
          <w:rFonts w:ascii="Times New Roman" w:hAnsi="Times New Roman" w:cs="Times New Roman"/>
          <w:highlight w:val="red"/>
        </w:rPr>
        <w:t>.</w:t>
      </w:r>
      <w:r w:rsidRPr="632394BB" w:rsidR="2EDFAE86">
        <w:rPr>
          <w:rFonts w:ascii="Times New Roman" w:hAnsi="Times New Roman" w:cs="Times New Roman"/>
          <w:highlight w:val="red"/>
        </w:rPr>
        <w:t xml:space="preserve"> Curtis claims to have a theory of </w:t>
      </w:r>
      <w:r w:rsidRPr="632394BB" w:rsidR="2EDFAE86">
        <w:rPr>
          <w:rFonts w:ascii="Times New Roman" w:hAnsi="Times New Roman" w:cs="Times New Roman"/>
          <w:highlight w:val="red"/>
        </w:rPr>
        <w:t>fairness, but</w:t>
      </w:r>
      <w:r w:rsidRPr="632394BB" w:rsidR="2EDFAE86">
        <w:rPr>
          <w:rFonts w:ascii="Times New Roman" w:hAnsi="Times New Roman" w:cs="Times New Roman"/>
          <w:highlight w:val="red"/>
        </w:rPr>
        <w:t xml:space="preserve"> said theory assumes that we already know </w:t>
      </w:r>
      <w:r w:rsidRPr="632394BB" w:rsidR="7876BF41">
        <w:rPr>
          <w:rFonts w:ascii="Times New Roman" w:hAnsi="Times New Roman" w:cs="Times New Roman"/>
          <w:highlight w:val="red"/>
        </w:rPr>
        <w:t>w</w:t>
      </w:r>
      <w:r w:rsidRPr="632394BB" w:rsidR="569FACA3">
        <w:rPr>
          <w:rFonts w:ascii="Times New Roman" w:hAnsi="Times New Roman" w:cs="Times New Roman"/>
          <w:highlight w:val="red"/>
        </w:rPr>
        <w:t>hat</w:t>
      </w:r>
      <w:r w:rsidRPr="632394BB" w:rsidR="7876BF41">
        <w:rPr>
          <w:rFonts w:ascii="Times New Roman" w:hAnsi="Times New Roman" w:cs="Times New Roman"/>
          <w:highlight w:val="red"/>
        </w:rPr>
        <w:t xml:space="preserve"> a fair distribution of the good looks like (the claims), </w:t>
      </w:r>
      <w:r w:rsidRPr="632394BB" w:rsidR="21759F3B">
        <w:rPr>
          <w:rFonts w:ascii="Times New Roman" w:hAnsi="Times New Roman" w:cs="Times New Roman"/>
          <w:highlight w:val="red"/>
        </w:rPr>
        <w:t xml:space="preserve">meaning that a </w:t>
      </w:r>
      <w:r w:rsidRPr="632394BB" w:rsidR="21759F3B">
        <w:rPr>
          <w:rFonts w:ascii="Times New Roman" w:hAnsi="Times New Roman" w:cs="Times New Roman"/>
          <w:highlight w:val="red"/>
        </w:rPr>
        <w:t>portion</w:t>
      </w:r>
      <w:r w:rsidRPr="632394BB" w:rsidR="21759F3B">
        <w:rPr>
          <w:rFonts w:ascii="Times New Roman" w:hAnsi="Times New Roman" w:cs="Times New Roman"/>
          <w:highlight w:val="red"/>
        </w:rPr>
        <w:t xml:space="preserve"> of the work is already done before the theory takes effect</w:t>
      </w:r>
      <w:commentRangeStart w:id="9"/>
      <w:r w:rsidRPr="632394BB" w:rsidR="21759F3B">
        <w:rPr>
          <w:rFonts w:ascii="Times New Roman" w:hAnsi="Times New Roman" w:cs="Times New Roman"/>
          <w:highlight w:val="red"/>
        </w:rPr>
        <w:t>.</w:t>
      </w:r>
      <w:r w:rsidRPr="632394BB" w:rsidR="1EEC145E">
        <w:rPr>
          <w:rFonts w:ascii="Times New Roman" w:hAnsi="Times New Roman" w:cs="Times New Roman"/>
          <w:highlight w:val="red"/>
        </w:rPr>
        <w:t xml:space="preserve"> I beli</w:t>
      </w:r>
      <w:ins w:author="Salvatore Florio (Philosophy)" w:date="2025-10-02T00:13:00Z" w:id="2104686546">
        <w:r w:rsidRPr="632394BB" w:rsidR="00F81965">
          <w:rPr>
            <w:rFonts w:ascii="Times New Roman" w:hAnsi="Times New Roman" w:cs="Times New Roman"/>
            <w:highlight w:val="red"/>
          </w:rPr>
          <w:t>e</w:t>
        </w:r>
      </w:ins>
      <w:r w:rsidRPr="632394BB" w:rsidR="1EEC145E">
        <w:rPr>
          <w:rFonts w:ascii="Times New Roman" w:hAnsi="Times New Roman" w:cs="Times New Roman"/>
          <w:highlight w:val="red"/>
        </w:rPr>
        <w:t xml:space="preserve">ve that this </w:t>
      </w:r>
      <w:r w:rsidRPr="632394BB" w:rsidR="1EEC145E">
        <w:rPr>
          <w:rFonts w:ascii="Times New Roman" w:hAnsi="Times New Roman" w:cs="Times New Roman"/>
          <w:highlight w:val="red"/>
        </w:rPr>
        <w:t>portion</w:t>
      </w:r>
      <w:r w:rsidRPr="632394BB" w:rsidR="1EEC145E">
        <w:rPr>
          <w:rFonts w:ascii="Times New Roman" w:hAnsi="Times New Roman" w:cs="Times New Roman"/>
          <w:highlight w:val="red"/>
        </w:rPr>
        <w:t xml:space="preserve">, deciding what a fair distribution is, is a vital part of what it means to be fair, and </w:t>
      </w:r>
      <w:r w:rsidRPr="632394BB" w:rsidR="0E6E189D">
        <w:rPr>
          <w:rFonts w:ascii="Times New Roman" w:hAnsi="Times New Roman" w:cs="Times New Roman"/>
          <w:highlight w:val="red"/>
        </w:rPr>
        <w:t xml:space="preserve">that </w:t>
      </w:r>
      <w:r w:rsidRPr="632394BB" w:rsidR="1EEC145E">
        <w:rPr>
          <w:rFonts w:ascii="Times New Roman" w:hAnsi="Times New Roman" w:cs="Times New Roman"/>
          <w:highlight w:val="red"/>
        </w:rPr>
        <w:t xml:space="preserve">something calling itself a theory of fairness cannot simply assume </w:t>
      </w:r>
      <w:r w:rsidRPr="632394BB" w:rsidR="518DF949">
        <w:rPr>
          <w:rFonts w:ascii="Times New Roman" w:hAnsi="Times New Roman" w:cs="Times New Roman"/>
          <w:highlight w:val="red"/>
        </w:rPr>
        <w:t>that it exists</w:t>
      </w:r>
      <w:r w:rsidRPr="632394BB" w:rsidR="1EEC145E">
        <w:rPr>
          <w:rFonts w:ascii="Times New Roman" w:hAnsi="Times New Roman" w:cs="Times New Roman"/>
          <w:highlight w:val="red"/>
        </w:rPr>
        <w:t>.</w:t>
      </w:r>
      <w:commentRangeEnd w:id="9"/>
      <w:r>
        <w:rPr>
          <w:rStyle w:val="CommentReference"/>
        </w:rPr>
        <w:commentReference w:id="9"/>
      </w:r>
    </w:p>
    <w:p w:rsidR="3B42584F" w:rsidP="632394BB" w:rsidRDefault="3B42584F" w14:paraId="1C333688" w14:textId="3BB9B08D">
      <w:pPr>
        <w:rPr>
          <w:rFonts w:ascii="Times New Roman" w:hAnsi="Times New Roman" w:cs="Times New Roman"/>
          <w:highlight w:val="red"/>
        </w:rPr>
      </w:pPr>
    </w:p>
    <w:p w:rsidR="0419A917" w:rsidP="632394BB" w:rsidRDefault="0419A917" w14:paraId="4B3D0D33" w14:textId="49A86FC8">
      <w:pPr>
        <w:rPr>
          <w:rFonts w:ascii="Times New Roman" w:hAnsi="Times New Roman" w:cs="Times New Roman"/>
          <w:highlight w:val="red"/>
        </w:rPr>
      </w:pPr>
      <w:r w:rsidRPr="632394BB" w:rsidR="0419A917">
        <w:rPr>
          <w:rFonts w:ascii="Times New Roman" w:hAnsi="Times New Roman" w:cs="Times New Roman"/>
          <w:highlight w:val="red"/>
        </w:rPr>
        <w:t xml:space="preserve">Secondly, Curtis argues that </w:t>
      </w:r>
      <w:r w:rsidRPr="632394BB" w:rsidR="588F88F9">
        <w:rPr>
          <w:rFonts w:ascii="Times New Roman" w:hAnsi="Times New Roman" w:cs="Times New Roman"/>
          <w:highlight w:val="red"/>
        </w:rPr>
        <w:t xml:space="preserve">the AA should distribute </w:t>
      </w:r>
      <w:r w:rsidRPr="632394BB" w:rsidR="369E9621">
        <w:rPr>
          <w:rFonts w:ascii="Times New Roman" w:hAnsi="Times New Roman" w:cs="Times New Roman"/>
          <w:highlight w:val="red"/>
        </w:rPr>
        <w:t>all of</w:t>
      </w:r>
      <w:r w:rsidRPr="632394BB" w:rsidR="588F88F9">
        <w:rPr>
          <w:rFonts w:ascii="Times New Roman" w:hAnsi="Times New Roman" w:cs="Times New Roman"/>
          <w:highlight w:val="red"/>
        </w:rPr>
        <w:t xml:space="preserve"> their </w:t>
      </w:r>
      <w:r w:rsidRPr="632394BB" w:rsidR="588F88F9">
        <w:rPr>
          <w:rFonts w:ascii="Times New Roman" w:hAnsi="Times New Roman" w:cs="Times New Roman"/>
          <w:highlight w:val="red"/>
        </w:rPr>
        <w:t>good</w:t>
      </w:r>
      <w:r w:rsidRPr="632394BB" w:rsidR="588F88F9">
        <w:rPr>
          <w:rFonts w:ascii="Times New Roman" w:hAnsi="Times New Roman" w:cs="Times New Roman"/>
          <w:highlight w:val="red"/>
        </w:rPr>
        <w:t>, even if the distribution stops being proportional to</w:t>
      </w:r>
      <w:r w:rsidRPr="632394BB" w:rsidR="49A73B3C">
        <w:rPr>
          <w:rFonts w:ascii="Times New Roman" w:hAnsi="Times New Roman" w:cs="Times New Roman"/>
          <w:highlight w:val="red"/>
        </w:rPr>
        <w:t xml:space="preserve"> the</w:t>
      </w:r>
      <w:r w:rsidRPr="632394BB" w:rsidR="588F88F9">
        <w:rPr>
          <w:rFonts w:ascii="Times New Roman" w:hAnsi="Times New Roman" w:cs="Times New Roman"/>
          <w:highlight w:val="red"/>
        </w:rPr>
        <w:t xml:space="preserve"> claims</w:t>
      </w:r>
      <w:r w:rsidRPr="632394BB" w:rsidR="0E71B313">
        <w:rPr>
          <w:rFonts w:ascii="Times New Roman" w:hAnsi="Times New Roman" w:cs="Times New Roman"/>
          <w:highlight w:val="red"/>
        </w:rPr>
        <w:t>, which I disagree with. He writes about the consequence of this himself, noting that</w:t>
      </w:r>
      <w:r w:rsidRPr="632394BB" w:rsidR="3457461D">
        <w:rPr>
          <w:rFonts w:ascii="Times New Roman" w:hAnsi="Times New Roman" w:cs="Times New Roman"/>
          <w:highlight w:val="red"/>
        </w:rPr>
        <w:t xml:space="preserve"> </w:t>
      </w:r>
      <w:r w:rsidRPr="632394BB" w:rsidR="3DE458A7">
        <w:rPr>
          <w:rFonts w:ascii="Times New Roman" w:hAnsi="Times New Roman" w:cs="Times New Roman"/>
          <w:highlight w:val="red"/>
        </w:rPr>
        <w:t>“</w:t>
      </w:r>
      <w:r w:rsidRPr="632394BB" w:rsidR="521B9E88">
        <w:rPr>
          <w:rFonts w:ascii="Times New Roman" w:hAnsi="Times New Roman" w:cs="Times New Roman"/>
          <w:highlight w:val="red"/>
        </w:rPr>
        <w:t>...</w:t>
      </w:r>
      <w:r w:rsidRPr="632394BB" w:rsidR="3457461D">
        <w:rPr>
          <w:rFonts w:ascii="Times New Roman" w:hAnsi="Times New Roman" w:cs="Times New Roman"/>
          <w:highlight w:val="red"/>
        </w:rPr>
        <w:t xml:space="preserve">some claims are </w:t>
      </w:r>
      <w:r w:rsidRPr="632394BB" w:rsidR="27D94DD7">
        <w:rPr>
          <w:rFonts w:ascii="Times New Roman" w:hAnsi="Times New Roman" w:cs="Times New Roman"/>
          <w:highlight w:val="red"/>
        </w:rPr>
        <w:t>satisfied to a greater degree than others</w:t>
      </w:r>
      <w:r w:rsidRPr="632394BB" w:rsidR="6CD7F75A">
        <w:rPr>
          <w:rFonts w:ascii="Times New Roman" w:hAnsi="Times New Roman" w:cs="Times New Roman"/>
          <w:highlight w:val="red"/>
        </w:rPr>
        <w:t>...</w:t>
      </w:r>
      <w:r w:rsidRPr="632394BB" w:rsidR="6CD7F75A">
        <w:rPr>
          <w:rFonts w:ascii="Times New Roman" w:hAnsi="Times New Roman" w:cs="Times New Roman"/>
          <w:highlight w:val="red"/>
        </w:rPr>
        <w:t>”</w:t>
      </w:r>
      <w:r w:rsidRPr="632394BB" w:rsidR="07D44EC0">
        <w:rPr>
          <w:rFonts w:ascii="Times New Roman" w:hAnsi="Times New Roman" w:cs="Times New Roman"/>
          <w:highlight w:val="red"/>
        </w:rPr>
        <w:t>.</w:t>
      </w:r>
      <w:r w:rsidRPr="632394BB" w:rsidR="2DF5916B">
        <w:rPr>
          <w:rFonts w:ascii="Times New Roman" w:hAnsi="Times New Roman" w:cs="Times New Roman"/>
          <w:highlight w:val="red"/>
        </w:rPr>
        <w:t xml:space="preserve"> </w:t>
      </w:r>
      <w:commentRangeStart w:id="14"/>
      <w:r w:rsidRPr="632394BB" w:rsidR="2DF5916B">
        <w:rPr>
          <w:rFonts w:ascii="Times New Roman" w:hAnsi="Times New Roman" w:cs="Times New Roman"/>
          <w:highlight w:val="red"/>
        </w:rPr>
        <w:t>If we accept the assumption that the claims are already distributed fairly, then I believe that</w:t>
      </w:r>
      <w:r w:rsidRPr="632394BB" w:rsidR="65E9258D">
        <w:rPr>
          <w:rFonts w:ascii="Times New Roman" w:hAnsi="Times New Roman" w:cs="Times New Roman"/>
          <w:highlight w:val="red"/>
        </w:rPr>
        <w:t xml:space="preserve"> distributing the good in a way that is not proportional to these claims, that is, deviating from this fair distribution, is not fair.</w:t>
      </w:r>
      <w:r w:rsidRPr="632394BB" w:rsidR="34CAEA0C">
        <w:rPr>
          <w:rFonts w:ascii="Times New Roman" w:hAnsi="Times New Roman" w:cs="Times New Roman"/>
        </w:rPr>
        <w:t xml:space="preserve"> </w:t>
      </w:r>
      <w:commentRangeEnd w:id="14"/>
      <w:r>
        <w:rPr>
          <w:rStyle w:val="CommentReference"/>
        </w:rPr>
        <w:commentReference w:id="14"/>
      </w:r>
    </w:p>
    <w:p w:rsidR="632394BB" w:rsidP="632394BB" w:rsidRDefault="632394BB" w14:paraId="5F1D6077" w14:textId="32BA6E21">
      <w:pPr>
        <w:rPr>
          <w:rFonts w:ascii="Times New Roman" w:hAnsi="Times New Roman" w:cs="Times New Roman"/>
        </w:rPr>
      </w:pPr>
    </w:p>
    <w:p w:rsidR="574C8B0F" w:rsidP="632394BB" w:rsidRDefault="574C8B0F" w14:paraId="5891EB01" w14:textId="56A88E5D">
      <w:pPr>
        <w:rPr>
          <w:rFonts w:ascii="Times New Roman" w:hAnsi="Times New Roman" w:cs="Times New Roman"/>
        </w:rPr>
      </w:pPr>
      <w:r w:rsidRPr="632394BB" w:rsidR="574C8B0F">
        <w:rPr>
          <w:rFonts w:ascii="Times New Roman" w:hAnsi="Times New Roman" w:cs="Times New Roman"/>
          <w:highlight w:val="darkGray"/>
        </w:rPr>
        <w:t xml:space="preserve">Then, even if we want to distribute everything, </w:t>
      </w:r>
      <w:r w:rsidRPr="632394BB" w:rsidR="34CAEA0C">
        <w:rPr>
          <w:rFonts w:ascii="Times New Roman" w:hAnsi="Times New Roman" w:cs="Times New Roman"/>
          <w:highlight w:val="darkGray"/>
        </w:rPr>
        <w:t>I believe that Curtis’s</w:t>
      </w:r>
      <w:r w:rsidRPr="632394BB" w:rsidR="34CAEA0C">
        <w:rPr>
          <w:rFonts w:ascii="Times New Roman" w:hAnsi="Times New Roman" w:cs="Times New Roman"/>
          <w:highlight w:val="darkGray"/>
        </w:rPr>
        <w:t xml:space="preserve"> f</w:t>
      </w:r>
      <w:r w:rsidRPr="632394BB" w:rsidR="34CAEA0C">
        <w:rPr>
          <w:rFonts w:ascii="Times New Roman" w:hAnsi="Times New Roman" w:cs="Times New Roman"/>
          <w:highlight w:val="darkGray"/>
        </w:rPr>
        <w:t>inal situation, situation 8,</w:t>
      </w:r>
      <w:r w:rsidRPr="632394BB" w:rsidR="7275E1D5">
        <w:rPr>
          <w:rFonts w:ascii="Times New Roman" w:hAnsi="Times New Roman" w:cs="Times New Roman"/>
          <w:highlight w:val="darkGray"/>
        </w:rPr>
        <w:t xml:space="preserve"> </w:t>
      </w:r>
      <w:r w:rsidRPr="632394BB" w:rsidR="508755E7">
        <w:rPr>
          <w:rFonts w:ascii="Times New Roman" w:hAnsi="Times New Roman" w:cs="Times New Roman"/>
          <w:highlight w:val="darkGray"/>
        </w:rPr>
        <w:t>shows another flaw</w:t>
      </w:r>
      <w:r w:rsidRPr="632394BB" w:rsidR="7275E1D5">
        <w:rPr>
          <w:rFonts w:ascii="Times New Roman" w:hAnsi="Times New Roman" w:cs="Times New Roman"/>
          <w:highlight w:val="darkGray"/>
        </w:rPr>
        <w:t>.</w:t>
      </w:r>
      <w:r w:rsidRPr="632394BB" w:rsidR="7275E1D5">
        <w:rPr>
          <w:rFonts w:ascii="Times New Roman" w:hAnsi="Times New Roman" w:cs="Times New Roman"/>
        </w:rPr>
        <w:t xml:space="preserve"> </w:t>
      </w:r>
      <w:r w:rsidRPr="632394BB" w:rsidR="4E5770A3">
        <w:rPr>
          <w:rFonts w:ascii="Times New Roman" w:hAnsi="Times New Roman" w:cs="Times New Roman"/>
        </w:rPr>
        <w:t xml:space="preserve">I believe that Curtis’s final situation, situation 8, exposes a flaw within his theory. </w:t>
      </w:r>
      <w:r w:rsidRPr="632394BB" w:rsidR="7275E1D5">
        <w:rPr>
          <w:rFonts w:ascii="Times New Roman" w:hAnsi="Times New Roman" w:cs="Times New Roman"/>
        </w:rPr>
        <w:t xml:space="preserve">In this situation, the total good is 1999, and we have 1001 claimants, one with a claim of 1000, and 1000 with a </w:t>
      </w:r>
      <w:r w:rsidRPr="632394BB" w:rsidR="7505FB24">
        <w:rPr>
          <w:rFonts w:ascii="Times New Roman" w:hAnsi="Times New Roman" w:cs="Times New Roman"/>
        </w:rPr>
        <w:t xml:space="preserve">claim of 1. </w:t>
      </w:r>
      <w:commentRangeStart w:id="15"/>
      <w:r w:rsidRPr="632394BB" w:rsidR="7505FB24">
        <w:rPr>
          <w:rFonts w:ascii="Times New Roman" w:hAnsi="Times New Roman" w:cs="Times New Roman"/>
          <w:highlight w:val="darkGray"/>
        </w:rPr>
        <w:t xml:space="preserve">Within Curtis’s theory, </w:t>
      </w:r>
      <w:r w:rsidRPr="632394BB" w:rsidR="692D5A65">
        <w:rPr>
          <w:rFonts w:ascii="Times New Roman" w:hAnsi="Times New Roman" w:cs="Times New Roman"/>
          <w:highlight w:val="darkGray"/>
        </w:rPr>
        <w:t>there is a 50% chance of one of the 1000 claimants getting nothing, and a 50% chance of the one claimant getting 999</w:t>
      </w:r>
      <w:commentRangeEnd w:id="15"/>
      <w:r>
        <w:rPr>
          <w:rStyle w:val="CommentReference"/>
        </w:rPr>
        <w:commentReference w:id="15"/>
      </w:r>
      <w:r w:rsidRPr="632394BB" w:rsidR="692D5A65">
        <w:rPr>
          <w:rFonts w:ascii="Times New Roman" w:hAnsi="Times New Roman" w:cs="Times New Roman"/>
          <w:highlight w:val="darkGray"/>
        </w:rPr>
        <w:t>.</w:t>
      </w:r>
    </w:p>
    <w:p w:rsidR="574C8B0F" w:rsidP="632394BB" w:rsidRDefault="574C8B0F" w14:paraId="51F1EF15" w14:textId="5F2255A9">
      <w:pPr>
        <w:spacing w:before="0" w:beforeAutospacing="off" w:after="0" w:afterAutospacing="off" w:line="259" w:lineRule="auto"/>
        <w:ind w:left="0" w:right="0"/>
        <w:jc w:val="left"/>
        <w:rPr>
          <w:rFonts w:ascii="Times New Roman" w:hAnsi="Times New Roman" w:eastAsia="Times New Roman" w:cs="Times New Roman"/>
          <w:b w:val="0"/>
          <w:bCs w:val="0"/>
          <w:i w:val="0"/>
          <w:iCs w:val="0"/>
          <w:noProof w:val="0"/>
          <w:sz w:val="24"/>
          <w:szCs w:val="24"/>
          <w:lang w:val="en-US"/>
        </w:rPr>
      </w:pPr>
      <w:r w:rsidRPr="632394BB" w:rsidR="15BAD8A6">
        <w:rPr>
          <w:rFonts w:ascii="Times New Roman" w:hAnsi="Times New Roman" w:eastAsia="Times New Roman" w:cs="Times New Roman"/>
          <w:b w:val="0"/>
          <w:bCs w:val="0"/>
          <w:i w:val="0"/>
          <w:iCs w:val="0"/>
          <w:noProof w:val="0"/>
          <w:sz w:val="24"/>
          <w:szCs w:val="24"/>
          <w:lang w:val="en-US"/>
        </w:rPr>
        <w:t xml:space="preserve">Within Curtis’s theory, there is a 50% chance of one of the 1000 claimants getting nothing, and a 50% chance of the one claimant getting 999. If we assume that a claim is either satisfied or not satisfied, then this way of </w:t>
      </w:r>
      <w:r w:rsidRPr="632394BB" w:rsidR="15BAD8A6">
        <w:rPr>
          <w:rFonts w:ascii="Times New Roman" w:hAnsi="Times New Roman" w:eastAsia="Times New Roman" w:cs="Times New Roman"/>
          <w:b w:val="0"/>
          <w:bCs w:val="0"/>
          <w:i w:val="0"/>
          <w:iCs w:val="0"/>
          <w:noProof w:val="0"/>
          <w:sz w:val="24"/>
          <w:szCs w:val="24"/>
          <w:lang w:val="en-US"/>
        </w:rPr>
        <w:t>allocating</w:t>
      </w:r>
      <w:r w:rsidRPr="632394BB" w:rsidR="15BAD8A6">
        <w:rPr>
          <w:rFonts w:ascii="Times New Roman" w:hAnsi="Times New Roman" w:eastAsia="Times New Roman" w:cs="Times New Roman"/>
          <w:b w:val="0"/>
          <w:bCs w:val="0"/>
          <w:i w:val="0"/>
          <w:iCs w:val="0"/>
          <w:noProof w:val="0"/>
          <w:sz w:val="24"/>
          <w:szCs w:val="24"/>
          <w:lang w:val="en-US"/>
        </w:rPr>
        <w:t xml:space="preserve"> goods does not deviate from fairness</w:t>
      </w:r>
      <w:r w:rsidRPr="632394BB" w:rsidR="15BAD8A6">
        <w:rPr>
          <w:rFonts w:ascii="Times New Roman" w:hAnsi="Times New Roman" w:eastAsia="Times New Roman" w:cs="Times New Roman"/>
          <w:b w:val="0"/>
          <w:bCs w:val="0"/>
          <w:i w:val="0"/>
          <w:iCs w:val="0"/>
          <w:noProof w:val="0"/>
          <w:sz w:val="24"/>
          <w:szCs w:val="24"/>
          <w:lang w:val="en-US"/>
        </w:rPr>
        <w:t>, as</w:t>
      </w:r>
      <w:r w:rsidRPr="632394BB" w:rsidR="15BAD8A6">
        <w:rPr>
          <w:rFonts w:ascii="Times New Roman" w:hAnsi="Times New Roman" w:eastAsia="Times New Roman" w:cs="Times New Roman"/>
          <w:b w:val="0"/>
          <w:bCs w:val="0"/>
          <w:i w:val="0"/>
          <w:iCs w:val="0"/>
          <w:noProof w:val="0"/>
          <w:sz w:val="24"/>
          <w:szCs w:val="24"/>
          <w:lang w:val="en-US"/>
        </w:rPr>
        <w:t xml:space="preserve"> no matter which claimant receives the final unit, 1000 of the claimants get their claim fully satisfied. This type of situation could for example be one in which getting your claim satisfied is a matter of life and death. Curtis’ theory maximizes the </w:t>
      </w:r>
      <w:r w:rsidRPr="632394BB" w:rsidR="15BAD8A6">
        <w:rPr>
          <w:rFonts w:ascii="Times New Roman" w:hAnsi="Times New Roman" w:eastAsia="Times New Roman" w:cs="Times New Roman"/>
          <w:b w:val="0"/>
          <w:bCs w:val="0"/>
          <w:i w:val="0"/>
          <w:iCs w:val="0"/>
          <w:noProof w:val="0"/>
          <w:sz w:val="24"/>
          <w:szCs w:val="24"/>
          <w:lang w:val="en-US"/>
        </w:rPr>
        <w:t>amount</w:t>
      </w:r>
      <w:r w:rsidRPr="632394BB" w:rsidR="15BAD8A6">
        <w:rPr>
          <w:rFonts w:ascii="Times New Roman" w:hAnsi="Times New Roman" w:eastAsia="Times New Roman" w:cs="Times New Roman"/>
          <w:b w:val="0"/>
          <w:bCs w:val="0"/>
          <w:i w:val="0"/>
          <w:iCs w:val="0"/>
          <w:noProof w:val="0"/>
          <w:sz w:val="24"/>
          <w:szCs w:val="24"/>
          <w:lang w:val="en-US"/>
        </w:rPr>
        <w:t xml:space="preserve"> of RAs whose claims are satisfied, meaning we save as many people as possible, and provides a fair process for deciding which of the 1001 claims </w:t>
      </w:r>
      <w:r w:rsidRPr="632394BB" w:rsidR="15BAD8A6">
        <w:rPr>
          <w:rFonts w:ascii="Times New Roman" w:hAnsi="Times New Roman" w:eastAsia="Times New Roman" w:cs="Times New Roman"/>
          <w:b w:val="0"/>
          <w:bCs w:val="0"/>
          <w:i w:val="0"/>
          <w:iCs w:val="0"/>
          <w:noProof w:val="0"/>
          <w:sz w:val="24"/>
          <w:szCs w:val="24"/>
          <w:lang w:val="en-US"/>
        </w:rPr>
        <w:t>isn’t</w:t>
      </w:r>
      <w:r w:rsidRPr="632394BB" w:rsidR="15BAD8A6">
        <w:rPr>
          <w:rFonts w:ascii="Times New Roman" w:hAnsi="Times New Roman" w:eastAsia="Times New Roman" w:cs="Times New Roman"/>
          <w:b w:val="0"/>
          <w:bCs w:val="0"/>
          <w:i w:val="0"/>
          <w:iCs w:val="0"/>
          <w:noProof w:val="0"/>
          <w:sz w:val="24"/>
          <w:szCs w:val="24"/>
          <w:lang w:val="en-US"/>
        </w:rPr>
        <w:t xml:space="preserve"> satisfied.</w:t>
      </w:r>
    </w:p>
    <w:p w:rsidR="574C8B0F" w:rsidP="632394BB" w:rsidRDefault="574C8B0F" w14:paraId="1877D222" w14:textId="33BCA4D8">
      <w:pPr>
        <w:pStyle w:val="Normal"/>
        <w:rPr>
          <w:rFonts w:ascii="Times New Roman" w:hAnsi="Times New Roman" w:cs="Times New Roman"/>
        </w:rPr>
      </w:pPr>
    </w:p>
    <w:p w:rsidR="574C8B0F" w:rsidP="632394BB" w:rsidRDefault="574C8B0F" w14:paraId="4EEB75AD" w14:textId="21944A4D">
      <w:pPr>
        <w:pStyle w:val="Normal"/>
        <w:rPr>
          <w:rFonts w:ascii="Times New Roman" w:hAnsi="Times New Roman" w:cs="Times New Roman"/>
          <w:highlight w:val="darkGray"/>
        </w:rPr>
      </w:pPr>
      <w:commentRangeStart w:id="16"/>
      <w:r w:rsidRPr="632394BB" w:rsidR="692D5A65">
        <w:rPr>
          <w:rFonts w:ascii="Times New Roman" w:hAnsi="Times New Roman" w:cs="Times New Roman"/>
          <w:highlight w:val="darkGray"/>
        </w:rPr>
        <w:t>Curtis himself specifies that</w:t>
      </w:r>
      <w:r w:rsidRPr="632394BB" w:rsidR="0C02C9B1">
        <w:rPr>
          <w:rFonts w:ascii="Times New Roman" w:hAnsi="Times New Roman" w:cs="Times New Roman"/>
          <w:highlight w:val="darkGray"/>
        </w:rPr>
        <w:t xml:space="preserve"> in the first case, a claimant loses 100% of their claim, while in the second case, a claimant only loses 0.1%</w:t>
      </w:r>
      <w:commentRangeEnd w:id="16"/>
      <w:r>
        <w:rPr>
          <w:rStyle w:val="CommentReference"/>
        </w:rPr>
        <w:commentReference w:id="16"/>
      </w:r>
      <w:r w:rsidRPr="632394BB" w:rsidR="0C02C9B1">
        <w:rPr>
          <w:rFonts w:ascii="Times New Roman" w:hAnsi="Times New Roman" w:cs="Times New Roman"/>
          <w:highlight w:val="darkGray"/>
        </w:rPr>
        <w:t xml:space="preserve">. I believe </w:t>
      </w:r>
      <w:r w:rsidRPr="632394BB" w:rsidR="0C02C9B1">
        <w:rPr>
          <w:rFonts w:ascii="Times New Roman" w:hAnsi="Times New Roman" w:cs="Times New Roman"/>
          <w:highlight w:val="darkGray"/>
        </w:rPr>
        <w:t>t</w:t>
      </w:r>
      <w:r w:rsidRPr="632394BB" w:rsidR="0C02C9B1">
        <w:rPr>
          <w:rFonts w:ascii="Times New Roman" w:hAnsi="Times New Roman" w:cs="Times New Roman"/>
          <w:highlight w:val="darkGray"/>
        </w:rPr>
        <w:t>hen,</w:t>
      </w:r>
      <w:r w:rsidRPr="632394BB" w:rsidR="0C02C9B1">
        <w:rPr>
          <w:rFonts w:ascii="Times New Roman" w:hAnsi="Times New Roman" w:cs="Times New Roman"/>
          <w:highlight w:val="darkGray"/>
        </w:rPr>
        <w:t xml:space="preserve"> </w:t>
      </w:r>
      <w:r w:rsidRPr="632394BB" w:rsidR="0C02C9B1">
        <w:rPr>
          <w:rFonts w:ascii="Times New Roman" w:hAnsi="Times New Roman" w:cs="Times New Roman"/>
          <w:highlight w:val="darkGray"/>
        </w:rPr>
        <w:t xml:space="preserve">that it is fairer to </w:t>
      </w:r>
      <w:r w:rsidRPr="632394BB" w:rsidR="0C02C9B1">
        <w:rPr>
          <w:rFonts w:ascii="Times New Roman" w:hAnsi="Times New Roman" w:cs="Times New Roman"/>
          <w:highlight w:val="darkGray"/>
        </w:rPr>
        <w:t xml:space="preserve">choose the second </w:t>
      </w:r>
      <w:r w:rsidRPr="632394BB" w:rsidR="1B013D29">
        <w:rPr>
          <w:rFonts w:ascii="Times New Roman" w:hAnsi="Times New Roman" w:cs="Times New Roman"/>
          <w:highlight w:val="darkGray"/>
        </w:rPr>
        <w:t>case, as it is closer to the fair distribut</w:t>
      </w:r>
      <w:r w:rsidRPr="632394BB" w:rsidR="1B013D29">
        <w:rPr>
          <w:rFonts w:ascii="Times New Roman" w:hAnsi="Times New Roman" w:cs="Times New Roman"/>
          <w:highlight w:val="darkGray"/>
        </w:rPr>
        <w:t xml:space="preserve">ion, </w:t>
      </w:r>
      <w:r w:rsidRPr="632394BB" w:rsidR="1B013D29">
        <w:rPr>
          <w:rFonts w:ascii="Times New Roman" w:hAnsi="Times New Roman" w:cs="Times New Roman"/>
          <w:highlight w:val="darkGray"/>
        </w:rPr>
        <w:t>while Curtis’s theory leaves this up to chance.</w:t>
      </w:r>
    </w:p>
    <w:p w:rsidR="4545BBDA" w:rsidP="632394BB" w:rsidRDefault="4545BBDA" w14:paraId="3535470D" w14:textId="5E285014">
      <w:pPr>
        <w:rPr>
          <w:rFonts w:ascii="Times New Roman" w:hAnsi="Times New Roman" w:eastAsia="Times New Roman" w:cs="Times New Roman"/>
          <w:b w:val="0"/>
          <w:bCs w:val="0"/>
          <w:i w:val="0"/>
          <w:iCs w:val="0"/>
          <w:noProof w:val="0"/>
          <w:sz w:val="24"/>
          <w:szCs w:val="24"/>
          <w:lang w:val="en-US"/>
        </w:rPr>
      </w:pPr>
      <w:r w:rsidRPr="632394BB" w:rsidR="4545BBDA">
        <w:rPr>
          <w:rFonts w:ascii="Times New Roman" w:hAnsi="Times New Roman" w:eastAsia="Times New Roman" w:cs="Times New Roman"/>
          <w:b w:val="0"/>
          <w:bCs w:val="0"/>
          <w:i w:val="0"/>
          <w:iCs w:val="0"/>
          <w:noProof w:val="0"/>
          <w:sz w:val="24"/>
          <w:szCs w:val="24"/>
          <w:lang w:val="en-US"/>
        </w:rPr>
        <w:t xml:space="preserve">If we instead look at a situation where it is beneficial for the claimant to have as much of their claim fulfilled as possible, then Curtis’ theory may produce a situation where the goods are distributed unfairly. Looking again at situation 8, Curtis himself specifies that if the claimant with 999 units also receives the final unit from the lottery, one other claimant loses 100% of their claim, while in the other case, where the claimant with 999 units does not receive the final unit, that claimant only loses 0.1%. If the percentage of satisfaction for a given claim </w:t>
      </w:r>
      <w:r w:rsidRPr="632394BB" w:rsidR="4545BBDA">
        <w:rPr>
          <w:rFonts w:ascii="Times New Roman" w:hAnsi="Times New Roman" w:eastAsia="Times New Roman" w:cs="Times New Roman"/>
          <w:b w:val="0"/>
          <w:bCs w:val="0"/>
          <w:i w:val="0"/>
          <w:iCs w:val="0"/>
          <w:noProof w:val="0"/>
          <w:sz w:val="24"/>
          <w:szCs w:val="24"/>
          <w:lang w:val="en-US"/>
        </w:rPr>
        <w:t>directly related</w:t>
      </w:r>
      <w:r w:rsidRPr="632394BB" w:rsidR="4545BBDA">
        <w:rPr>
          <w:rFonts w:ascii="Times New Roman" w:hAnsi="Times New Roman" w:eastAsia="Times New Roman" w:cs="Times New Roman"/>
          <w:b w:val="0"/>
          <w:bCs w:val="0"/>
          <w:i w:val="0"/>
          <w:iCs w:val="0"/>
          <w:noProof w:val="0"/>
          <w:sz w:val="24"/>
          <w:szCs w:val="24"/>
          <w:lang w:val="en-US"/>
        </w:rPr>
        <w:t xml:space="preserve"> to a claimant's quality of life, instead of simply </w:t>
      </w:r>
      <w:r w:rsidRPr="632394BB" w:rsidR="4545BBDA">
        <w:rPr>
          <w:rFonts w:ascii="Times New Roman" w:hAnsi="Times New Roman" w:eastAsia="Times New Roman" w:cs="Times New Roman"/>
          <w:b w:val="0"/>
          <w:bCs w:val="0"/>
          <w:i w:val="0"/>
          <w:iCs w:val="0"/>
          <w:noProof w:val="0"/>
          <w:sz w:val="24"/>
          <w:szCs w:val="24"/>
          <w:lang w:val="en-US"/>
        </w:rPr>
        <w:t>whether or not</w:t>
      </w:r>
      <w:r w:rsidRPr="632394BB" w:rsidR="4545BBDA">
        <w:rPr>
          <w:rFonts w:ascii="Times New Roman" w:hAnsi="Times New Roman" w:eastAsia="Times New Roman" w:cs="Times New Roman"/>
          <w:b w:val="0"/>
          <w:bCs w:val="0"/>
          <w:i w:val="0"/>
          <w:iCs w:val="0"/>
          <w:noProof w:val="0"/>
          <w:sz w:val="24"/>
          <w:szCs w:val="24"/>
          <w:lang w:val="en-US"/>
        </w:rPr>
        <w:t xml:space="preserve"> they live, then staying as close to the proportion of satisfaction detailed by the claims maximizes the total quality of life. The claimant losing 0.1% of their claim loses almost nothing, but the claimant losing 100% loses everything.</w:t>
      </w:r>
    </w:p>
    <w:p w:rsidR="632394BB" w:rsidP="632394BB" w:rsidRDefault="632394BB" w14:paraId="56D77C69" w14:textId="720B0462">
      <w:pPr>
        <w:rPr>
          <w:rFonts w:ascii="Times New Roman" w:hAnsi="Times New Roman" w:eastAsia="Times New Roman" w:cs="Times New Roman"/>
          <w:b w:val="0"/>
          <w:bCs w:val="0"/>
          <w:i w:val="0"/>
          <w:iCs w:val="0"/>
          <w:noProof w:val="0"/>
          <w:sz w:val="24"/>
          <w:szCs w:val="24"/>
          <w:lang w:val="en-US"/>
        </w:rPr>
      </w:pPr>
    </w:p>
    <w:p w:rsidR="24F16696" w:rsidP="632394BB" w:rsidRDefault="24F16696" w14:paraId="03334597" w14:textId="65654E4B">
      <w:pPr>
        <w:rPr>
          <w:rFonts w:ascii="Times New Roman" w:hAnsi="Times New Roman" w:eastAsia="Times New Roman" w:cs="Times New Roman"/>
          <w:b w:val="0"/>
          <w:bCs w:val="0"/>
          <w:i w:val="0"/>
          <w:iCs w:val="0"/>
          <w:noProof w:val="0"/>
          <w:sz w:val="24"/>
          <w:szCs w:val="24"/>
          <w:lang w:val="en-US"/>
        </w:rPr>
      </w:pPr>
      <w:r w:rsidRPr="632394BB" w:rsidR="24F16696">
        <w:rPr>
          <w:rFonts w:ascii="Times New Roman" w:hAnsi="Times New Roman" w:eastAsia="Times New Roman" w:cs="Times New Roman"/>
          <w:b w:val="0"/>
          <w:bCs w:val="0"/>
          <w:i w:val="0"/>
          <w:iCs w:val="0"/>
          <w:noProof w:val="0"/>
          <w:sz w:val="24"/>
          <w:szCs w:val="24"/>
          <w:lang w:val="en-US"/>
        </w:rPr>
        <w:t>Because of this, I believe that Curtis’ theory should handle situations where partial satisfaction of claims is beneficial differently to situations where the only important factor is whether or not the claims are satisfied.</w:t>
      </w:r>
    </w:p>
    <w:p w:rsidR="632394BB" w:rsidP="632394BB" w:rsidRDefault="632394BB" w14:paraId="3CAC01BB" w14:textId="25B0A4EE">
      <w:pPr>
        <w:pStyle w:val="Normal"/>
        <w:rPr>
          <w:rFonts w:ascii="Times New Roman" w:hAnsi="Times New Roman" w:cs="Times New Roman"/>
        </w:rPr>
      </w:pPr>
    </w:p>
    <w:p w:rsidR="1B013D29" w:rsidP="632394BB" w:rsidRDefault="1B013D29" w14:paraId="20F90F01" w14:textId="5B1580AB">
      <w:pPr>
        <w:rPr>
          <w:rFonts w:ascii="Times New Roman" w:hAnsi="Times New Roman" w:cs="Times New Roman"/>
          <w:highlight w:val="red"/>
        </w:rPr>
      </w:pPr>
      <w:r w:rsidRPr="632394BB" w:rsidR="1B013D29">
        <w:rPr>
          <w:rFonts w:ascii="Times New Roman" w:hAnsi="Times New Roman" w:cs="Times New Roman"/>
          <w:highlight w:val="red"/>
        </w:rPr>
        <w:t xml:space="preserve">I do however want to mention, that if we wish to go with the lottery-strategy to distribute any indivisible goods, that Curtis’s approach is </w:t>
      </w:r>
      <w:r w:rsidRPr="632394BB" w:rsidR="18FA3438">
        <w:rPr>
          <w:rFonts w:ascii="Times New Roman" w:hAnsi="Times New Roman" w:cs="Times New Roman"/>
          <w:highlight w:val="red"/>
        </w:rPr>
        <w:t xml:space="preserve">a good implementation, since it has the odds be weighted by the </w:t>
      </w:r>
      <w:r w:rsidRPr="632394BB" w:rsidR="18FA3438">
        <w:rPr>
          <w:rFonts w:ascii="Times New Roman" w:hAnsi="Times New Roman" w:cs="Times New Roman"/>
          <w:highlight w:val="red"/>
        </w:rPr>
        <w:t>claims, and</w:t>
      </w:r>
      <w:r w:rsidRPr="632394BB" w:rsidR="18FA3438">
        <w:rPr>
          <w:rFonts w:ascii="Times New Roman" w:hAnsi="Times New Roman" w:cs="Times New Roman"/>
          <w:highlight w:val="red"/>
        </w:rPr>
        <w:t xml:space="preserve"> guarantees that each claimant can only get a single unit of the good from the lottery</w:t>
      </w:r>
      <w:r w:rsidRPr="632394BB" w:rsidR="44C2FF93">
        <w:rPr>
          <w:rFonts w:ascii="Times New Roman" w:hAnsi="Times New Roman" w:cs="Times New Roman"/>
          <w:highlight w:val="red"/>
        </w:rPr>
        <w:t xml:space="preserve"> above their proportional claim.</w:t>
      </w:r>
    </w:p>
    <w:p w:rsidR="3B42584F" w:rsidP="3B42584F" w:rsidRDefault="3B42584F" w14:paraId="0DD15FA0" w14:textId="1E290988">
      <w:pPr>
        <w:rPr>
          <w:rFonts w:ascii="Times New Roman" w:hAnsi="Times New Roman" w:cs="Times New Roman"/>
        </w:rPr>
      </w:pPr>
    </w:p>
    <w:p w:rsidR="3B42584F" w:rsidP="3B42584F" w:rsidRDefault="3B42584F" w14:paraId="5130AE8B" w14:textId="2A6EEF46">
      <w:pPr>
        <w:rPr>
          <w:rFonts w:ascii="Times New Roman" w:hAnsi="Times New Roman" w:cs="Times New Roman"/>
        </w:rPr>
      </w:pPr>
    </w:p>
    <w:p w:rsidR="3B42584F" w:rsidP="3B42584F" w:rsidRDefault="3B42584F" w14:paraId="359856A5" w14:textId="584EDE97">
      <w:pPr>
        <w:rPr>
          <w:rFonts w:ascii="Times New Roman" w:hAnsi="Times New Roman" w:cs="Times New Roman"/>
        </w:rPr>
      </w:pPr>
    </w:p>
    <w:p w:rsidRPr="00604917" w:rsidR="00454F32" w:rsidP="00725D41" w:rsidRDefault="00454F32" w14:paraId="0DE0DD58" w14:textId="382E3D1F">
      <w:pPr>
        <w:rPr>
          <w:rFonts w:ascii="Times New Roman" w:hAnsi="Times New Roman" w:cs="Times New Roman"/>
          <w:b/>
          <w:bCs/>
        </w:rPr>
      </w:pPr>
      <w:r w:rsidRPr="00604917">
        <w:rPr>
          <w:rFonts w:ascii="Times New Roman" w:hAnsi="Times New Roman" w:cs="Times New Roman"/>
          <w:b/>
          <w:bCs/>
        </w:rPr>
        <w:t>PROBLEM 2</w:t>
      </w:r>
      <w:r w:rsidRPr="00604917">
        <w:rPr>
          <w:rFonts w:ascii="Times New Roman" w:hAnsi="Times New Roman" w:cs="Times New Roman"/>
          <w:b/>
          <w:bCs/>
        </w:rPr>
        <w:tab/>
      </w:r>
      <w:r w:rsidRPr="00604917" w:rsidR="009D6074">
        <w:rPr>
          <w:rFonts w:ascii="Times New Roman" w:hAnsi="Times New Roman" w:cs="Times New Roman"/>
          <w:b/>
          <w:bCs/>
        </w:rPr>
        <w:t>(</w:t>
      </w:r>
      <w:r w:rsidRPr="00604917" w:rsidR="00407762">
        <w:rPr>
          <w:rFonts w:ascii="Times New Roman" w:hAnsi="Times New Roman" w:cs="Times New Roman"/>
          <w:b/>
          <w:bCs/>
        </w:rPr>
        <w:t>2</w:t>
      </w:r>
      <w:r w:rsidRPr="00604917" w:rsidR="009D6074">
        <w:rPr>
          <w:rFonts w:ascii="Times New Roman" w:hAnsi="Times New Roman" w:cs="Times New Roman"/>
          <w:b/>
          <w:bCs/>
        </w:rPr>
        <w:t xml:space="preserve"> </w:t>
      </w:r>
      <w:r w:rsidRPr="00604917" w:rsidR="000058F6">
        <w:rPr>
          <w:rFonts w:ascii="Times New Roman" w:hAnsi="Times New Roman" w:cs="Times New Roman"/>
          <w:b/>
          <w:bCs/>
        </w:rPr>
        <w:t>mark</w:t>
      </w:r>
      <w:r w:rsidRPr="00604917" w:rsidR="009D6074">
        <w:rPr>
          <w:rFonts w:ascii="Times New Roman" w:hAnsi="Times New Roman" w:cs="Times New Roman"/>
          <w:b/>
          <w:bCs/>
        </w:rPr>
        <w:t>)</w:t>
      </w:r>
    </w:p>
    <w:p w:rsidR="000714EA" w:rsidP="00725D41" w:rsidRDefault="000714EA" w14:paraId="592330A5" w14:textId="360E1F35">
      <w:pPr>
        <w:rPr>
          <w:rFonts w:ascii="Times New Roman" w:hAnsi="Times New Roman" w:cs="Times New Roman"/>
        </w:rPr>
      </w:pPr>
    </w:p>
    <w:p w:rsidR="001C4552" w:rsidP="000714EA" w:rsidRDefault="001C4552" w14:paraId="0F01906D" w14:textId="6623ADD6">
      <w:pPr>
        <w:rPr>
          <w:rFonts w:ascii="Times New Roman" w:hAnsi="Times New Roman" w:cs="Times New Roman"/>
        </w:rPr>
      </w:pPr>
      <w:r>
        <w:rPr>
          <w:rFonts w:ascii="Times New Roman" w:hAnsi="Times New Roman" w:cs="Times New Roman"/>
        </w:rPr>
        <w:t>For each of the sentences (a) and (b), do the following</w:t>
      </w:r>
      <w:r w:rsidRPr="000714EA" w:rsidR="000714EA">
        <w:rPr>
          <w:rFonts w:ascii="Times New Roman" w:hAnsi="Times New Roman" w:cs="Times New Roman"/>
        </w:rPr>
        <w:t xml:space="preserve">. </w:t>
      </w:r>
    </w:p>
    <w:p w:rsidR="001C4552" w:rsidP="000714EA" w:rsidRDefault="001C4552" w14:paraId="26FCD73A" w14:textId="77777777">
      <w:pPr>
        <w:rPr>
          <w:rFonts w:ascii="Times New Roman" w:hAnsi="Times New Roman" w:cs="Times New Roman"/>
        </w:rPr>
      </w:pPr>
    </w:p>
    <w:p w:rsidR="001C4552" w:rsidP="000714EA" w:rsidRDefault="001C4552" w14:paraId="596CA9D6" w14:textId="05273EB6">
      <w:pPr>
        <w:rPr>
          <w:rFonts w:ascii="Times New Roman" w:hAnsi="Times New Roman" w:cs="Times New Roman"/>
        </w:rPr>
      </w:pPr>
      <w:r>
        <w:rPr>
          <w:rFonts w:ascii="Times New Roman" w:hAnsi="Times New Roman" w:cs="Times New Roman"/>
        </w:rPr>
        <w:t xml:space="preserve">(1) Identify and describe/display </w:t>
      </w:r>
      <w:r w:rsidRPr="000714EA">
        <w:rPr>
          <w:rFonts w:ascii="Times New Roman" w:hAnsi="Times New Roman" w:cs="Times New Roman"/>
        </w:rPr>
        <w:t xml:space="preserve">the </w:t>
      </w:r>
      <w:r>
        <w:rPr>
          <w:rFonts w:ascii="Times New Roman" w:hAnsi="Times New Roman" w:cs="Times New Roman"/>
        </w:rPr>
        <w:t xml:space="preserve">binary </w:t>
      </w:r>
      <w:r w:rsidRPr="000714EA">
        <w:rPr>
          <w:rFonts w:ascii="Times New Roman" w:hAnsi="Times New Roman" w:cs="Times New Roman"/>
        </w:rPr>
        <w:t>phrase structure tree</w:t>
      </w:r>
      <w:r>
        <w:rPr>
          <w:rFonts w:ascii="Times New Roman" w:hAnsi="Times New Roman" w:cs="Times New Roman"/>
        </w:rPr>
        <w:t>.</w:t>
      </w:r>
    </w:p>
    <w:p w:rsidR="001C4552" w:rsidP="000714EA" w:rsidRDefault="001C4552" w14:paraId="7B4B6D78" w14:textId="77777777">
      <w:pPr>
        <w:rPr>
          <w:rFonts w:ascii="Times New Roman" w:hAnsi="Times New Roman" w:cs="Times New Roman"/>
        </w:rPr>
      </w:pPr>
    </w:p>
    <w:p w:rsidR="001C4552" w:rsidP="000714EA" w:rsidRDefault="001C4552" w14:paraId="61BE9C0A" w14:textId="41CFBD81">
      <w:pPr>
        <w:rPr>
          <w:rFonts w:ascii="Times New Roman" w:hAnsi="Times New Roman" w:cs="Times New Roman"/>
        </w:rPr>
      </w:pPr>
      <w:r>
        <w:rPr>
          <w:rFonts w:ascii="Times New Roman" w:hAnsi="Times New Roman" w:cs="Times New Roman"/>
        </w:rPr>
        <w:t xml:space="preserve">(2) </w:t>
      </w:r>
      <w:r w:rsidR="00621244">
        <w:rPr>
          <w:rFonts w:ascii="Times New Roman" w:hAnsi="Times New Roman" w:cs="Times New Roman"/>
        </w:rPr>
        <w:t xml:space="preserve">Justify each non-terminal node by explaining the tests you used </w:t>
      </w:r>
      <w:r w:rsidRPr="000714EA" w:rsidR="000714EA">
        <w:rPr>
          <w:rFonts w:ascii="Times New Roman" w:hAnsi="Times New Roman" w:cs="Times New Roman"/>
        </w:rPr>
        <w:t xml:space="preserve">to </w:t>
      </w:r>
      <w:r w:rsidR="00621244">
        <w:rPr>
          <w:rFonts w:ascii="Times New Roman" w:hAnsi="Times New Roman" w:cs="Times New Roman"/>
        </w:rPr>
        <w:t xml:space="preserve">identify </w:t>
      </w:r>
      <w:r w:rsidR="001C25AF">
        <w:rPr>
          <w:rFonts w:ascii="Times New Roman" w:hAnsi="Times New Roman" w:cs="Times New Roman"/>
        </w:rPr>
        <w:t xml:space="preserve">the </w:t>
      </w:r>
      <w:r w:rsidRPr="000714EA" w:rsidR="000714EA">
        <w:rPr>
          <w:rFonts w:ascii="Times New Roman" w:hAnsi="Times New Roman" w:cs="Times New Roman"/>
        </w:rPr>
        <w:t xml:space="preserve">constituents. </w:t>
      </w:r>
    </w:p>
    <w:p w:rsidR="001C4552" w:rsidP="000714EA" w:rsidRDefault="001C4552" w14:paraId="6E0371BF" w14:textId="77777777">
      <w:pPr>
        <w:rPr>
          <w:rFonts w:ascii="Times New Roman" w:hAnsi="Times New Roman" w:cs="Times New Roman"/>
        </w:rPr>
      </w:pPr>
    </w:p>
    <w:p w:rsidR="000714EA" w:rsidP="000714EA" w:rsidRDefault="004B4D56" w14:paraId="0C018E8A" w14:textId="68751069">
      <w:pPr>
        <w:rPr>
          <w:rFonts w:ascii="Times New Roman" w:hAnsi="Times New Roman" w:cs="Times New Roman"/>
        </w:rPr>
      </w:pPr>
      <w:r>
        <w:rPr>
          <w:rFonts w:ascii="Times New Roman" w:hAnsi="Times New Roman" w:cs="Times New Roman"/>
        </w:rPr>
        <w:t xml:space="preserve">If there is any syntactic ambiguity, explain it and provide </w:t>
      </w:r>
      <w:r w:rsidR="001C25AF">
        <w:rPr>
          <w:rFonts w:ascii="Times New Roman" w:hAnsi="Times New Roman" w:cs="Times New Roman"/>
        </w:rPr>
        <w:t xml:space="preserve">the </w:t>
      </w:r>
      <w:r>
        <w:rPr>
          <w:rFonts w:ascii="Times New Roman" w:hAnsi="Times New Roman" w:cs="Times New Roman"/>
        </w:rPr>
        <w:t xml:space="preserve">trees that generate the different readings. </w:t>
      </w:r>
    </w:p>
    <w:p w:rsidRPr="000714EA" w:rsidR="000714EA" w:rsidP="000714EA" w:rsidRDefault="000714EA" w14:paraId="2952AE52" w14:textId="77777777">
      <w:pPr>
        <w:rPr>
          <w:rFonts w:ascii="Times New Roman" w:hAnsi="Times New Roman" w:cs="Times New Roman"/>
        </w:rPr>
      </w:pPr>
    </w:p>
    <w:p w:rsidR="000714EA" w:rsidP="000714EA" w:rsidRDefault="000714EA" w14:paraId="669F70F4" w14:textId="38AE97AD">
      <w:pPr>
        <w:rPr>
          <w:rFonts w:ascii="Times New Roman" w:hAnsi="Times New Roman" w:cs="Times New Roman"/>
        </w:rPr>
      </w:pPr>
      <w:r w:rsidRPr="000714EA">
        <w:rPr>
          <w:rFonts w:ascii="Times New Roman" w:hAnsi="Times New Roman" w:cs="Times New Roman"/>
        </w:rPr>
        <w:t xml:space="preserve">(a) </w:t>
      </w:r>
      <w:r w:rsidR="001F37BD">
        <w:rPr>
          <w:rFonts w:ascii="Times New Roman" w:hAnsi="Times New Roman" w:cs="Times New Roman"/>
        </w:rPr>
        <w:t>A</w:t>
      </w:r>
      <w:r w:rsidR="001C4552">
        <w:rPr>
          <w:rFonts w:ascii="Times New Roman" w:hAnsi="Times New Roman" w:cs="Times New Roman"/>
        </w:rPr>
        <w:t xml:space="preserve"> friend of Lucy stole the big book of poems with a blue cover. </w:t>
      </w:r>
    </w:p>
    <w:p w:rsidR="003B19C0" w:rsidP="003B19C0" w:rsidRDefault="003B19C0" w14:paraId="1C8DA5CF" w14:textId="77777777">
      <w:pPr>
        <w:rPr>
          <w:rFonts w:ascii="Times New Roman" w:hAnsi="Times New Roman" w:cs="Times New Roman"/>
        </w:rPr>
      </w:pPr>
    </w:p>
    <w:p w:rsidR="003B19C0" w:rsidP="003B19C0" w:rsidRDefault="000714EA" w14:paraId="4EA7BDA4" w14:textId="206102FE">
      <w:pPr>
        <w:rPr>
          <w:rFonts w:ascii="Times New Roman" w:hAnsi="Times New Roman" w:cs="Times New Roman"/>
        </w:rPr>
      </w:pPr>
      <w:r w:rsidRPr="000714EA">
        <w:rPr>
          <w:rFonts w:ascii="Times New Roman" w:hAnsi="Times New Roman" w:cs="Times New Roman"/>
        </w:rPr>
        <w:t xml:space="preserve">(b) </w:t>
      </w:r>
      <w:r w:rsidR="001C4552">
        <w:rPr>
          <w:rFonts w:ascii="Times New Roman" w:hAnsi="Times New Roman" w:cs="Times New Roman"/>
        </w:rPr>
        <w:t xml:space="preserve">Frank drove the red car in the garage. </w:t>
      </w:r>
    </w:p>
    <w:p w:rsidR="000714EA" w:rsidP="000714EA" w:rsidRDefault="000714EA" w14:paraId="32C60DCA" w14:textId="1A16527D">
      <w:pPr>
        <w:rPr>
          <w:rFonts w:ascii="Times New Roman" w:hAnsi="Times New Roman" w:cs="Times New Roman"/>
        </w:rPr>
      </w:pPr>
    </w:p>
    <w:p w:rsidRPr="000714EA" w:rsidR="00EE0CDF" w:rsidP="000714EA" w:rsidRDefault="00EE0CDF" w14:paraId="65674DCA" w14:textId="77777777">
      <w:pPr>
        <w:rPr>
          <w:rFonts w:ascii="Times New Roman" w:hAnsi="Times New Roman" w:cs="Times New Roman"/>
        </w:rPr>
      </w:pPr>
    </w:p>
    <w:p w:rsidR="00454F32" w:rsidP="00725D41" w:rsidRDefault="00454F32" w14:paraId="7B8C7936" w14:textId="75F90A6C">
      <w:pPr>
        <w:rPr>
          <w:rFonts w:ascii="Times New Roman" w:hAnsi="Times New Roman" w:cs="Times New Roman"/>
        </w:rPr>
      </w:pPr>
      <w:r>
        <w:rPr>
          <w:rFonts w:ascii="Times New Roman" w:hAnsi="Times New Roman" w:cs="Times New Roman"/>
        </w:rPr>
        <w:t>ANSWER</w:t>
      </w:r>
    </w:p>
    <w:p w:rsidR="00454F32" w:rsidP="00725D41" w:rsidRDefault="00454F32" w14:paraId="6E11DAF3" w14:textId="21E73D55">
      <w:pPr>
        <w:rPr>
          <w:rFonts w:ascii="Times New Roman" w:hAnsi="Times New Roman" w:cs="Times New Roman"/>
        </w:rPr>
      </w:pPr>
    </w:p>
    <w:p w:rsidR="642C59FB" w:rsidP="3B42584F" w:rsidRDefault="642C59FB" w14:paraId="1877280B" w14:textId="2EEE28F1">
      <w:pPr>
        <w:rPr>
          <w:rFonts w:ascii="Times New Roman" w:hAnsi="Times New Roman" w:cs="Times New Roman"/>
        </w:rPr>
      </w:pPr>
      <w:r w:rsidRPr="3B42584F">
        <w:rPr>
          <w:rFonts w:ascii="Times New Roman" w:hAnsi="Times New Roman" w:cs="Times New Roman"/>
        </w:rPr>
        <w:t>(1)</w:t>
      </w:r>
    </w:p>
    <w:p w:rsidR="01501A2D" w:rsidP="3B42584F" w:rsidRDefault="01501A2D" w14:paraId="6D5AB8B7" w14:textId="3C48FB74">
      <w:pPr>
        <w:rPr>
          <w:rFonts w:ascii="Times New Roman" w:hAnsi="Times New Roman" w:cs="Times New Roman"/>
        </w:rPr>
      </w:pPr>
      <w:r w:rsidRPr="3B42584F">
        <w:rPr>
          <w:rFonts w:ascii="Times New Roman" w:hAnsi="Times New Roman" w:cs="Times New Roman"/>
        </w:rPr>
        <w:t xml:space="preserve">When there are different interpretations of the sentences, they are split into </w:t>
      </w:r>
      <w:commentRangeStart w:id="17"/>
      <w:r w:rsidRPr="3B42584F">
        <w:rPr>
          <w:rFonts w:ascii="Times New Roman" w:hAnsi="Times New Roman" w:cs="Times New Roman"/>
        </w:rPr>
        <w:t>interpretations A and B.</w:t>
      </w:r>
      <w:commentRangeEnd w:id="17"/>
      <w:r w:rsidR="00145382">
        <w:rPr>
          <w:rStyle w:val="CommentReference"/>
        </w:rPr>
        <w:commentReference w:id="17"/>
      </w:r>
    </w:p>
    <w:p w:rsidR="3B42584F" w:rsidP="3B42584F" w:rsidRDefault="3B42584F" w14:paraId="567D6641" w14:textId="46ADC8DE">
      <w:pPr>
        <w:rPr>
          <w:rFonts w:ascii="Times New Roman" w:hAnsi="Times New Roman" w:cs="Times New Roman"/>
        </w:rPr>
      </w:pPr>
    </w:p>
    <w:p w:rsidR="00454F32" w:rsidP="632394BB" w:rsidRDefault="0A83B45D" w14:paraId="6A461E78" w14:textId="63D1C8B2">
      <w:pPr>
        <w:rPr>
          <w:rFonts w:ascii="Times New Roman" w:hAnsi="Times New Roman" w:cs="Times New Roman"/>
          <w:highlight w:val="darkGray"/>
        </w:rPr>
      </w:pPr>
      <w:r w:rsidRPr="632394BB" w:rsidR="0A83B45D">
        <w:rPr>
          <w:rFonts w:ascii="Times New Roman" w:hAnsi="Times New Roman" w:cs="Times New Roman"/>
          <w:highlight w:val="darkGray"/>
        </w:rPr>
        <w:t>(a)</w:t>
      </w:r>
    </w:p>
    <w:p w:rsidR="39F001B2" w:rsidP="632394BB" w:rsidRDefault="39F001B2" w14:paraId="58E1FBA5" w14:textId="32639E53">
      <w:pPr>
        <w:rPr>
          <w:rFonts w:ascii="Times New Roman" w:hAnsi="Times New Roman" w:eastAsia="Times New Roman" w:cs="Times New Roman"/>
          <w:b w:val="0"/>
          <w:bCs w:val="0"/>
          <w:i w:val="0"/>
          <w:iCs w:val="0"/>
          <w:noProof w:val="0"/>
          <w:sz w:val="24"/>
          <w:szCs w:val="24"/>
          <w:lang w:val="en-US"/>
        </w:rPr>
      </w:pPr>
      <w:r w:rsidRPr="632394BB" w:rsidR="39F001B2">
        <w:rPr>
          <w:rFonts w:ascii="Times New Roman" w:hAnsi="Times New Roman" w:eastAsia="Times New Roman" w:cs="Times New Roman"/>
          <w:b w:val="0"/>
          <w:bCs w:val="0"/>
          <w:i w:val="0"/>
          <w:iCs w:val="0"/>
          <w:noProof w:val="0"/>
          <w:sz w:val="24"/>
          <w:szCs w:val="24"/>
          <w:lang w:val="en-US"/>
        </w:rPr>
        <w:t xml:space="preserve">The sentence “A friend of Lucy stole the big book of poems with a blue cover” can be interpreted in two ways. In interpretation A, there is a book of poems that has a blue cover, which a friend of Lucy </w:t>
      </w:r>
      <w:r w:rsidRPr="632394BB" w:rsidR="39F001B2">
        <w:rPr>
          <w:rFonts w:ascii="Times New Roman" w:hAnsi="Times New Roman" w:eastAsia="Times New Roman" w:cs="Times New Roman"/>
          <w:b w:val="0"/>
          <w:bCs w:val="0"/>
          <w:i w:val="0"/>
          <w:iCs w:val="0"/>
          <w:noProof w:val="0"/>
          <w:sz w:val="24"/>
          <w:szCs w:val="24"/>
          <w:lang w:val="en-US"/>
        </w:rPr>
        <w:t>has stolen</w:t>
      </w:r>
      <w:r w:rsidRPr="632394BB" w:rsidR="39F001B2">
        <w:rPr>
          <w:rFonts w:ascii="Times New Roman" w:hAnsi="Times New Roman" w:eastAsia="Times New Roman" w:cs="Times New Roman"/>
          <w:b w:val="0"/>
          <w:bCs w:val="0"/>
          <w:i w:val="0"/>
          <w:iCs w:val="0"/>
          <w:noProof w:val="0"/>
          <w:sz w:val="24"/>
          <w:szCs w:val="24"/>
          <w:lang w:val="en-US"/>
        </w:rPr>
        <w:t xml:space="preserve">. In </w:t>
      </w:r>
      <w:r w:rsidRPr="632394BB" w:rsidR="39F001B2">
        <w:rPr>
          <w:rFonts w:ascii="Times New Roman" w:hAnsi="Times New Roman" w:eastAsia="Times New Roman" w:cs="Times New Roman"/>
          <w:b w:val="0"/>
          <w:bCs w:val="0"/>
          <w:i w:val="0"/>
          <w:iCs w:val="0"/>
          <w:noProof w:val="0"/>
          <w:sz w:val="24"/>
          <w:szCs w:val="24"/>
          <w:lang w:val="en-US"/>
        </w:rPr>
        <w:t>the interpretation</w:t>
      </w:r>
      <w:r w:rsidRPr="632394BB" w:rsidR="39F001B2">
        <w:rPr>
          <w:rFonts w:ascii="Times New Roman" w:hAnsi="Times New Roman" w:eastAsia="Times New Roman" w:cs="Times New Roman"/>
          <w:b w:val="0"/>
          <w:bCs w:val="0"/>
          <w:i w:val="0"/>
          <w:iCs w:val="0"/>
          <w:noProof w:val="0"/>
          <w:sz w:val="24"/>
          <w:szCs w:val="24"/>
          <w:lang w:val="en-US"/>
        </w:rPr>
        <w:t xml:space="preserve"> B, a friend of Lucy </w:t>
      </w:r>
      <w:r w:rsidRPr="632394BB" w:rsidR="39F001B2">
        <w:rPr>
          <w:rFonts w:ascii="Times New Roman" w:hAnsi="Times New Roman" w:eastAsia="Times New Roman" w:cs="Times New Roman"/>
          <w:b w:val="0"/>
          <w:bCs w:val="0"/>
          <w:i w:val="0"/>
          <w:iCs w:val="0"/>
          <w:noProof w:val="0"/>
          <w:sz w:val="24"/>
          <w:szCs w:val="24"/>
          <w:lang w:val="en-US"/>
        </w:rPr>
        <w:t>has stolen</w:t>
      </w:r>
      <w:r w:rsidRPr="632394BB" w:rsidR="39F001B2">
        <w:rPr>
          <w:rFonts w:ascii="Times New Roman" w:hAnsi="Times New Roman" w:eastAsia="Times New Roman" w:cs="Times New Roman"/>
          <w:b w:val="0"/>
          <w:bCs w:val="0"/>
          <w:i w:val="0"/>
          <w:iCs w:val="0"/>
          <w:noProof w:val="0"/>
          <w:sz w:val="24"/>
          <w:szCs w:val="24"/>
          <w:lang w:val="en-US"/>
        </w:rPr>
        <w:t xml:space="preserve"> the big book of </w:t>
      </w:r>
      <w:r w:rsidRPr="632394BB" w:rsidR="39F001B2">
        <w:rPr>
          <w:rFonts w:ascii="Times New Roman" w:hAnsi="Times New Roman" w:eastAsia="Times New Roman" w:cs="Times New Roman"/>
          <w:b w:val="0"/>
          <w:bCs w:val="0"/>
          <w:i w:val="0"/>
          <w:iCs w:val="0"/>
          <w:noProof w:val="0"/>
          <w:sz w:val="24"/>
          <w:szCs w:val="24"/>
          <w:lang w:val="en-US"/>
        </w:rPr>
        <w:t>poems, and</w:t>
      </w:r>
      <w:r w:rsidRPr="632394BB" w:rsidR="39F001B2">
        <w:rPr>
          <w:rFonts w:ascii="Times New Roman" w:hAnsi="Times New Roman" w:eastAsia="Times New Roman" w:cs="Times New Roman"/>
          <w:b w:val="0"/>
          <w:bCs w:val="0"/>
          <w:i w:val="0"/>
          <w:iCs w:val="0"/>
          <w:noProof w:val="0"/>
          <w:sz w:val="24"/>
          <w:szCs w:val="24"/>
          <w:lang w:val="en-US"/>
        </w:rPr>
        <w:t xml:space="preserve"> used a blue cover as a tool to do so. The following are the binary phrase structure trees for both interpretations:</w:t>
      </w:r>
    </w:p>
    <w:p w:rsidR="007B00ED" w:rsidP="3B42584F" w:rsidRDefault="007B00ED" w14:paraId="1F1E51C3" w14:textId="0826235D">
      <w:pPr>
        <w:rPr>
          <w:rFonts w:ascii="Times New Roman" w:hAnsi="Times New Roman" w:cs="Times New Roman"/>
        </w:rPr>
      </w:pPr>
    </w:p>
    <w:p w:rsidR="007B00ED" w:rsidP="3B42584F" w:rsidRDefault="741D83DB" w14:paraId="2B2BD32B" w14:textId="0ACB7C52">
      <w:pPr>
        <w:jc w:val="center"/>
        <w:rPr>
          <w:rFonts w:ascii="Times New Roman" w:hAnsi="Times New Roman" w:cs="Times New Roman"/>
        </w:rPr>
      </w:pPr>
      <w:commentRangeStart w:id="18"/>
      <w:r w:rsidR="741D83DB">
        <w:drawing>
          <wp:inline wp14:editId="3A7FD5C9" wp14:anchorId="2E608A2E">
            <wp:extent cx="4658782" cy="1728633"/>
            <wp:effectExtent l="0" t="0" r="0" b="0"/>
            <wp:docPr id="213650971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36509717" name=""/>
                    <pic:cNvPicPr/>
                  </pic:nvPicPr>
                  <pic:blipFill>
                    <a:blip xmlns:r="http://schemas.openxmlformats.org/officeDocument/2006/relationships" r:embed="rId9">
                      <a:extLst>
                        <a:ext uri="{28A0092B-C50C-407E-A947-70E740481C1C}">
                          <a14:useLocalDpi xmlns:a14="http://schemas.microsoft.com/office/drawing/2010/main"/>
                        </a:ext>
                      </a:extLst>
                    </a:blip>
                    <a:stretch>
                      <a:fillRect/>
                    </a:stretch>
                  </pic:blipFill>
                  <pic:spPr>
                    <a:xfrm>
                      <a:off x="0" y="0"/>
                      <a:ext cx="4658782" cy="1728633"/>
                    </a:xfrm>
                    <a:prstGeom prst="rect">
                      <a:avLst/>
                    </a:prstGeom>
                  </pic:spPr>
                </pic:pic>
              </a:graphicData>
            </a:graphic>
          </wp:inline>
        </w:drawing>
      </w:r>
      <w:commentRangeEnd w:id="18"/>
      <w:r>
        <w:rPr>
          <w:rStyle w:val="CommentReference"/>
        </w:rPr>
        <w:commentReference w:id="18"/>
      </w:r>
    </w:p>
    <w:p w:rsidR="6EFCC99A" w:rsidP="632394BB" w:rsidRDefault="6EFCC99A" w14:paraId="18DC68CF" w14:textId="42F6D654">
      <w:pPr>
        <w:jc w:val="left"/>
        <w:rPr>
          <w:rFonts w:ascii="Times New Roman" w:hAnsi="Times New Roman" w:cs="Times New Roman"/>
        </w:rPr>
      </w:pPr>
      <w:r w:rsidRPr="632394BB" w:rsidR="6EFCC99A">
        <w:rPr>
          <w:rFonts w:ascii="Times New Roman" w:hAnsi="Times New Roman" w:cs="Times New Roman"/>
        </w:rPr>
        <w:t xml:space="preserve">For interpretation A, it has become clear that this tree is incorrect. Seeing how the </w:t>
      </w:r>
      <w:bookmarkStart w:name="_Int_0mZlgaR7" w:id="59359825"/>
      <w:r w:rsidRPr="632394BB" w:rsidR="6EFCC99A">
        <w:rPr>
          <w:rFonts w:ascii="Times New Roman" w:hAnsi="Times New Roman" w:cs="Times New Roman"/>
        </w:rPr>
        <w:t>tree for</w:t>
      </w:r>
      <w:bookmarkEnd w:id="59359825"/>
      <w:r w:rsidRPr="632394BB" w:rsidR="6EFCC99A">
        <w:rPr>
          <w:rFonts w:ascii="Times New Roman" w:hAnsi="Times New Roman" w:cs="Times New Roman"/>
        </w:rPr>
        <w:t xml:space="preserve"> interpretation B is correct, I believe that the splitting of “the big book of poems with a blue cover” is</w:t>
      </w:r>
      <w:r w:rsidRPr="632394BB" w:rsidR="12637BC5">
        <w:rPr>
          <w:rFonts w:ascii="Times New Roman" w:hAnsi="Times New Roman" w:cs="Times New Roman"/>
        </w:rPr>
        <w:t xml:space="preserve"> the place where something goes wrong, specifically</w:t>
      </w:r>
      <w:r w:rsidRPr="632394BB" w:rsidR="40361048">
        <w:rPr>
          <w:rFonts w:ascii="Times New Roman" w:hAnsi="Times New Roman" w:cs="Times New Roman"/>
        </w:rPr>
        <w:t xml:space="preserve"> connection 3.2, since all other splits also occur in tree B.</w:t>
      </w:r>
      <w:r w:rsidRPr="632394BB" w:rsidR="3D807413">
        <w:rPr>
          <w:rFonts w:ascii="Times New Roman" w:hAnsi="Times New Roman" w:cs="Times New Roman"/>
        </w:rPr>
        <w:t xml:space="preserve"> </w:t>
      </w:r>
      <w:r w:rsidRPr="632394BB" w:rsidR="243F802E">
        <w:rPr>
          <w:rFonts w:ascii="Times New Roman" w:hAnsi="Times New Roman" w:cs="Times New Roman"/>
        </w:rPr>
        <w:t>The following is my attempt at a correct tree:</w:t>
      </w:r>
    </w:p>
    <w:p w:rsidR="72F7FB97" w:rsidP="632394BB" w:rsidRDefault="72F7FB97" w14:paraId="743AEE1F" w14:textId="63497355">
      <w:pPr>
        <w:jc w:val="center"/>
        <w:rPr>
          <w:rFonts w:ascii="Times New Roman" w:hAnsi="Times New Roman" w:cs="Times New Roman"/>
        </w:rPr>
      </w:pPr>
      <w:r w:rsidR="72F7FB97">
        <w:drawing>
          <wp:inline wp14:editId="10F0B5F2" wp14:anchorId="2FA07278">
            <wp:extent cx="4676775" cy="2178864"/>
            <wp:effectExtent l="0" t="0" r="0" b="0"/>
            <wp:docPr id="188192454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81924545" name="Picture 1881924545"/>
                    <pic:cNvPicPr/>
                  </pic:nvPicPr>
                  <pic:blipFill>
                    <a:blip xmlns:r="http://schemas.openxmlformats.org/officeDocument/2006/relationships" r:embed="rId2057050637">
                      <a:extLst>
                        <a:ext uri="{28A0092B-C50C-407E-A947-70E740481C1C}">
                          <a14:useLocalDpi xmlns:a14="http://schemas.microsoft.com/office/drawing/2010/main"/>
                        </a:ext>
                      </a:extLst>
                    </a:blip>
                    <a:stretch>
                      <a:fillRect/>
                    </a:stretch>
                  </pic:blipFill>
                  <pic:spPr>
                    <a:xfrm rot="0">
                      <a:off x="0" y="0"/>
                      <a:ext cx="4676775" cy="2178864"/>
                    </a:xfrm>
                    <a:prstGeom prst="rect">
                      <a:avLst/>
                    </a:prstGeom>
                  </pic:spPr>
                </pic:pic>
              </a:graphicData>
            </a:graphic>
          </wp:inline>
        </w:drawing>
      </w:r>
    </w:p>
    <w:p w:rsidR="570C811D" w:rsidP="632394BB" w:rsidRDefault="570C811D" w14:paraId="4517962F" w14:textId="268FC96C">
      <w:pPr>
        <w:jc w:val="left"/>
        <w:rPr>
          <w:rFonts w:ascii="Times New Roman" w:hAnsi="Times New Roman" w:cs="Times New Roman"/>
        </w:rPr>
      </w:pPr>
      <w:r w:rsidRPr="632394BB" w:rsidR="570C811D">
        <w:rPr>
          <w:rFonts w:ascii="Times New Roman" w:hAnsi="Times New Roman" w:cs="Times New Roman"/>
        </w:rPr>
        <w:t xml:space="preserve">This does however shift a lot of the indexes down, which makes </w:t>
      </w:r>
      <w:r w:rsidRPr="632394BB" w:rsidR="3C1F418E">
        <w:rPr>
          <w:rFonts w:ascii="Times New Roman" w:hAnsi="Times New Roman" w:cs="Times New Roman"/>
        </w:rPr>
        <w:t xml:space="preserve">it difficult to show what has changed without rewriting </w:t>
      </w:r>
      <w:r w:rsidRPr="632394BB" w:rsidR="28685F1A">
        <w:rPr>
          <w:rFonts w:ascii="Times New Roman" w:hAnsi="Times New Roman" w:cs="Times New Roman"/>
        </w:rPr>
        <w:t xml:space="preserve">all of </w:t>
      </w:r>
      <w:r w:rsidRPr="632394BB" w:rsidR="5F50DB79">
        <w:rPr>
          <w:rFonts w:ascii="Times New Roman" w:hAnsi="Times New Roman" w:cs="Times New Roman"/>
        </w:rPr>
        <w:t>(2</w:t>
      </w:r>
      <w:r w:rsidRPr="632394BB" w:rsidR="28685F1A">
        <w:rPr>
          <w:rFonts w:ascii="Times New Roman" w:hAnsi="Times New Roman" w:cs="Times New Roman"/>
        </w:rPr>
        <w:t>), so I will instead list the changes here:</w:t>
      </w:r>
    </w:p>
    <w:p w:rsidR="632394BB" w:rsidP="632394BB" w:rsidRDefault="632394BB" w14:paraId="7F375CBB" w14:textId="17C73098">
      <w:pPr>
        <w:jc w:val="left"/>
        <w:rPr>
          <w:rFonts w:ascii="Times New Roman" w:hAnsi="Times New Roman" w:cs="Times New Roman"/>
        </w:rPr>
      </w:pPr>
    </w:p>
    <w:p w:rsidR="1119FABC" w:rsidP="632394BB" w:rsidRDefault="1119FABC" w14:paraId="4328AF3E" w14:textId="39C99EB1">
      <w:pPr>
        <w:pStyle w:val="ListParagraph"/>
        <w:numPr>
          <w:ilvl w:val="0"/>
          <w:numId w:val="10"/>
        </w:numPr>
        <w:jc w:val="left"/>
        <w:rPr>
          <w:rFonts w:ascii="Times New Roman" w:hAnsi="Times New Roman" w:cs="Times New Roman"/>
        </w:rPr>
      </w:pPr>
      <w:r w:rsidRPr="632394BB" w:rsidR="1119FABC">
        <w:rPr>
          <w:rFonts w:ascii="Times New Roman" w:hAnsi="Times New Roman" w:cs="Times New Roman"/>
        </w:rPr>
        <w:t xml:space="preserve">One new connection has been </w:t>
      </w:r>
      <w:r w:rsidRPr="632394BB" w:rsidR="1119FABC">
        <w:rPr>
          <w:rFonts w:ascii="Times New Roman" w:hAnsi="Times New Roman" w:cs="Times New Roman"/>
        </w:rPr>
        <w:t xml:space="preserve">added: </w:t>
      </w:r>
      <w:r w:rsidRPr="632394BB" w:rsidR="28685F1A">
        <w:rPr>
          <w:rFonts w:ascii="Times New Roman" w:hAnsi="Times New Roman" w:cs="Times New Roman"/>
        </w:rPr>
        <w:t>3.2) “big book of poems with a blue cover” can be replaced by “book”</w:t>
      </w:r>
    </w:p>
    <w:p w:rsidR="583E7F60" w:rsidP="632394BB" w:rsidRDefault="583E7F60" w14:paraId="6D3BC4F1" w14:textId="3C6AEF99">
      <w:pPr>
        <w:pStyle w:val="ListParagraph"/>
        <w:numPr>
          <w:ilvl w:val="0"/>
          <w:numId w:val="10"/>
        </w:numPr>
        <w:jc w:val="left"/>
        <w:rPr>
          <w:rFonts w:ascii="Times New Roman" w:hAnsi="Times New Roman" w:cs="Times New Roman"/>
        </w:rPr>
      </w:pPr>
      <w:r w:rsidRPr="632394BB" w:rsidR="583E7F60">
        <w:rPr>
          <w:rFonts w:ascii="Times New Roman" w:hAnsi="Times New Roman" w:cs="Times New Roman"/>
        </w:rPr>
        <w:t>The connection that was previously noted as 4.1 no longer exists, since “the” is removed earlier.</w:t>
      </w:r>
    </w:p>
    <w:p w:rsidR="126563EB" w:rsidP="632394BB" w:rsidRDefault="126563EB" w14:paraId="24ECCB21" w14:textId="2920AE09">
      <w:pPr>
        <w:pStyle w:val="Normal"/>
        <w:ind w:left="0"/>
        <w:jc w:val="left"/>
        <w:rPr>
          <w:rFonts w:ascii="Times New Roman" w:hAnsi="Times New Roman" w:cs="Times New Roman"/>
        </w:rPr>
      </w:pPr>
      <w:r w:rsidRPr="632394BB" w:rsidR="126563EB">
        <w:rPr>
          <w:rFonts w:ascii="Times New Roman" w:hAnsi="Times New Roman" w:cs="Times New Roman"/>
        </w:rPr>
        <w:t xml:space="preserve">All other arguments are still the same (although many have new indexes, which I </w:t>
      </w:r>
      <w:r w:rsidRPr="632394BB" w:rsidR="126563EB">
        <w:rPr>
          <w:rFonts w:ascii="Times New Roman" w:hAnsi="Times New Roman" w:cs="Times New Roman"/>
        </w:rPr>
        <w:t>haven’t</w:t>
      </w:r>
      <w:r w:rsidRPr="632394BB" w:rsidR="126563EB">
        <w:rPr>
          <w:rFonts w:ascii="Times New Roman" w:hAnsi="Times New Roman" w:cs="Times New Roman"/>
        </w:rPr>
        <w:t xml:space="preserve"> rewritten in task (2).</w:t>
      </w:r>
    </w:p>
    <w:p w:rsidR="583E7F60" w:rsidP="632394BB" w:rsidRDefault="583E7F60" w14:paraId="45F093D6" w14:textId="00B1E3FE">
      <w:pPr>
        <w:pStyle w:val="Normal"/>
        <w:ind w:left="0"/>
        <w:jc w:val="left"/>
        <w:rPr>
          <w:rFonts w:ascii="Times New Roman" w:hAnsi="Times New Roman" w:cs="Times New Roman"/>
        </w:rPr>
      </w:pPr>
      <w:r w:rsidRPr="632394BB" w:rsidR="583E7F60">
        <w:rPr>
          <w:rFonts w:ascii="Times New Roman" w:hAnsi="Times New Roman" w:cs="Times New Roman"/>
        </w:rPr>
        <w:t>(This is an incredibly messy way of doing this, but I can’t think of an alternative at the moment.</w:t>
      </w:r>
      <w:r w:rsidRPr="632394BB" w:rsidR="583E7F60">
        <w:rPr>
          <w:rFonts w:ascii="Times New Roman" w:hAnsi="Times New Roman" w:cs="Times New Roman"/>
        </w:rPr>
        <w:t xml:space="preserve"> </w:t>
      </w:r>
      <w:r w:rsidRPr="632394BB" w:rsidR="4AE49EB3">
        <w:rPr>
          <w:rFonts w:ascii="Times New Roman" w:hAnsi="Times New Roman" w:cs="Times New Roman"/>
        </w:rPr>
        <w:t>Please have mercy on me.</w:t>
      </w:r>
      <w:r w:rsidRPr="632394BB" w:rsidR="583E7F60">
        <w:rPr>
          <w:rFonts w:ascii="Times New Roman" w:hAnsi="Times New Roman" w:cs="Times New Roman"/>
        </w:rPr>
        <w:t>)</w:t>
      </w:r>
    </w:p>
    <w:p w:rsidR="632394BB" w:rsidP="632394BB" w:rsidRDefault="632394BB" w14:paraId="6D5D6B65" w14:textId="14D6E04D">
      <w:pPr>
        <w:jc w:val="left"/>
        <w:rPr>
          <w:rFonts w:ascii="Times New Roman" w:hAnsi="Times New Roman" w:cs="Times New Roman"/>
        </w:rPr>
      </w:pPr>
    </w:p>
    <w:p w:rsidR="632394BB" w:rsidP="632394BB" w:rsidRDefault="632394BB" w14:paraId="4B09838C" w14:textId="5D22D648">
      <w:pPr>
        <w:jc w:val="left"/>
        <w:rPr>
          <w:rFonts w:ascii="Times New Roman" w:hAnsi="Times New Roman" w:cs="Times New Roman"/>
        </w:rPr>
      </w:pPr>
    </w:p>
    <w:p w:rsidR="007B00ED" w:rsidP="3B42584F" w:rsidRDefault="741D83DB" w14:paraId="53B7827C" w14:textId="404DEDCF">
      <w:pPr>
        <w:jc w:val="center"/>
      </w:pPr>
      <w:r w:rsidR="741D83DB">
        <w:drawing>
          <wp:inline wp14:editId="6EE00F49" wp14:anchorId="3364A340">
            <wp:extent cx="4673278" cy="1734012"/>
            <wp:effectExtent l="0" t="0" r="0" b="0"/>
            <wp:docPr id="112084979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04962259" name=""/>
                    <pic:cNvPicPr/>
                  </pic:nvPicPr>
                  <pic:blipFill>
                    <a:blip xmlns:r="http://schemas.openxmlformats.org/officeDocument/2006/relationships" r:embed="rId10">
                      <a:extLst>
                        <a:ext uri="{28A0092B-C50C-407E-A947-70E740481C1C}">
                          <a14:useLocalDpi xmlns:a14="http://schemas.microsoft.com/office/drawing/2010/main"/>
                        </a:ext>
                      </a:extLst>
                    </a:blip>
                    <a:stretch>
                      <a:fillRect/>
                    </a:stretch>
                  </pic:blipFill>
                  <pic:spPr>
                    <a:xfrm>
                      <a:off x="0" y="0"/>
                      <a:ext cx="4673278" cy="1734012"/>
                    </a:xfrm>
                    <a:prstGeom prst="rect">
                      <a:avLst/>
                    </a:prstGeom>
                  </pic:spPr>
                </pic:pic>
              </a:graphicData>
            </a:graphic>
          </wp:inline>
        </w:drawing>
      </w:r>
    </w:p>
    <w:p w:rsidR="5DAE69BD" w:rsidP="632394BB" w:rsidRDefault="5DAE69BD" w14:paraId="565F698E" w14:textId="493D90B3">
      <w:pPr>
        <w:rPr>
          <w:rFonts w:ascii="Times New Roman" w:hAnsi="Times New Roman" w:cs="Times New Roman"/>
          <w:highlight w:val="darkGray"/>
        </w:rPr>
      </w:pPr>
      <w:commentRangeStart w:id="19"/>
      <w:r w:rsidRPr="632394BB" w:rsidR="5DAE69BD">
        <w:rPr>
          <w:rFonts w:ascii="Times New Roman" w:hAnsi="Times New Roman" w:cs="Times New Roman"/>
          <w:highlight w:val="darkGray"/>
        </w:rPr>
        <w:t>(b)</w:t>
      </w:r>
      <w:commentRangeEnd w:id="19"/>
      <w:r>
        <w:rPr>
          <w:rStyle w:val="CommentReference"/>
        </w:rPr>
        <w:commentReference w:id="19"/>
      </w:r>
    </w:p>
    <w:p w:rsidR="2B49117F" w:rsidP="632394BB" w:rsidRDefault="2B49117F" w14:paraId="2839C26F" w14:textId="1689E63B">
      <w:pPr>
        <w:spacing w:before="0" w:beforeAutospacing="off" w:after="0" w:afterAutospacing="off" w:line="259" w:lineRule="auto"/>
        <w:ind w:left="0" w:right="0"/>
        <w:jc w:val="left"/>
        <w:rPr>
          <w:rFonts w:ascii="Times New Roman" w:hAnsi="Times New Roman" w:eastAsia="Times New Roman" w:cs="Times New Roman"/>
          <w:b w:val="0"/>
          <w:bCs w:val="0"/>
          <w:i w:val="0"/>
          <w:iCs w:val="0"/>
          <w:noProof w:val="0"/>
          <w:sz w:val="24"/>
          <w:szCs w:val="24"/>
          <w:lang w:val="en-US"/>
        </w:rPr>
      </w:pPr>
      <w:r w:rsidRPr="632394BB" w:rsidR="2B49117F">
        <w:rPr>
          <w:rFonts w:ascii="Times New Roman" w:hAnsi="Times New Roman" w:eastAsia="Times New Roman" w:cs="Times New Roman"/>
          <w:b w:val="0"/>
          <w:bCs w:val="0"/>
          <w:i w:val="0"/>
          <w:iCs w:val="0"/>
          <w:noProof w:val="0"/>
          <w:sz w:val="24"/>
          <w:szCs w:val="24"/>
          <w:lang w:val="en-US"/>
        </w:rPr>
        <w:t xml:space="preserve">The sentence Frank drove the red car in the garage has two interpretations. In interpretation A, Frank drove the red car inside the garage, as in he never leaves the garage. In interpretation B, Frank drove the red car which was parked in the garage (the car is then driven </w:t>
      </w:r>
      <w:r w:rsidRPr="632394BB" w:rsidR="2B49117F">
        <w:rPr>
          <w:rFonts w:ascii="Times New Roman" w:hAnsi="Times New Roman" w:eastAsia="Times New Roman" w:cs="Times New Roman"/>
          <w:b w:val="0"/>
          <w:bCs w:val="0"/>
          <w:i w:val="1"/>
          <w:iCs w:val="1"/>
          <w:noProof w:val="0"/>
          <w:sz w:val="24"/>
          <w:szCs w:val="24"/>
          <w:lang w:val="en-US"/>
        </w:rPr>
        <w:t xml:space="preserve">out </w:t>
      </w:r>
      <w:r w:rsidRPr="632394BB" w:rsidR="2B49117F">
        <w:rPr>
          <w:rFonts w:ascii="Times New Roman" w:hAnsi="Times New Roman" w:eastAsia="Times New Roman" w:cs="Times New Roman"/>
          <w:b w:val="0"/>
          <w:bCs w:val="0"/>
          <w:i w:val="0"/>
          <w:iCs w:val="0"/>
          <w:noProof w:val="0"/>
          <w:sz w:val="24"/>
          <w:szCs w:val="24"/>
          <w:lang w:val="en-US"/>
        </w:rPr>
        <w:t>of the garage). The following are the binary phrase structure trees for both interpretations:</w:t>
      </w:r>
    </w:p>
    <w:p w:rsidR="632394BB" w:rsidP="632394BB" w:rsidRDefault="632394BB" w14:paraId="5CAC7079" w14:textId="24E5CA47">
      <w:pPr>
        <w:rPr>
          <w:rFonts w:ascii="Times New Roman" w:hAnsi="Times New Roman" w:cs="Times New Roman"/>
        </w:rPr>
      </w:pPr>
    </w:p>
    <w:p w:rsidR="745C7ABD" w:rsidP="3B42584F" w:rsidRDefault="745C7ABD" w14:paraId="25F0C9E3" w14:textId="3FB3C887">
      <w:pPr>
        <w:jc w:val="center"/>
        <w:rPr>
          <w:rFonts w:ascii="Times New Roman" w:hAnsi="Times New Roman" w:cs="Times New Roman"/>
        </w:rPr>
      </w:pPr>
      <w:r w:rsidR="745C7ABD">
        <w:drawing>
          <wp:inline wp14:editId="5C73ABFB" wp14:anchorId="66D44A81">
            <wp:extent cx="3654819" cy="1757476"/>
            <wp:effectExtent l="0" t="0" r="0" b="0"/>
            <wp:docPr id="127503841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75038416" name=""/>
                    <pic:cNvPicPr/>
                  </pic:nvPicPr>
                  <pic:blipFill>
                    <a:blip xmlns:r="http://schemas.openxmlformats.org/officeDocument/2006/relationships" r:embed="rId11">
                      <a:extLst>
                        <a:ext uri="{28A0092B-C50C-407E-A947-70E740481C1C}">
                          <a14:useLocalDpi xmlns:a14="http://schemas.microsoft.com/office/drawing/2010/main"/>
                        </a:ext>
                      </a:extLst>
                    </a:blip>
                    <a:stretch>
                      <a:fillRect/>
                    </a:stretch>
                  </pic:blipFill>
                  <pic:spPr>
                    <a:xfrm>
                      <a:off x="0" y="0"/>
                      <a:ext cx="3654819" cy="1757476"/>
                    </a:xfrm>
                    <a:prstGeom prst="rect">
                      <a:avLst/>
                    </a:prstGeom>
                  </pic:spPr>
                </pic:pic>
              </a:graphicData>
            </a:graphic>
          </wp:inline>
        </w:drawing>
      </w:r>
      <w:commentRangeStart w:id="20"/>
      <w:r w:rsidR="745C7ABD">
        <w:drawing>
          <wp:inline wp14:editId="0F0EC1CC" wp14:anchorId="307E090E">
            <wp:extent cx="3581608" cy="1722271"/>
            <wp:effectExtent l="0" t="0" r="0" b="0"/>
            <wp:docPr id="120599939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05999399" name=""/>
                    <pic:cNvPicPr/>
                  </pic:nvPicPr>
                  <pic:blipFill>
                    <a:blip xmlns:r="http://schemas.openxmlformats.org/officeDocument/2006/relationships" r:embed="rId12">
                      <a:extLst>
                        <a:ext uri="{28A0092B-C50C-407E-A947-70E740481C1C}">
                          <a14:useLocalDpi xmlns:a14="http://schemas.microsoft.com/office/drawing/2010/main"/>
                        </a:ext>
                      </a:extLst>
                    </a:blip>
                    <a:stretch>
                      <a:fillRect/>
                    </a:stretch>
                  </pic:blipFill>
                  <pic:spPr>
                    <a:xfrm>
                      <a:off x="0" y="0"/>
                      <a:ext cx="3581608" cy="1722271"/>
                    </a:xfrm>
                    <a:prstGeom prst="rect">
                      <a:avLst/>
                    </a:prstGeom>
                  </pic:spPr>
                </pic:pic>
              </a:graphicData>
            </a:graphic>
          </wp:inline>
        </w:drawing>
      </w:r>
      <w:commentRangeEnd w:id="20"/>
      <w:r>
        <w:rPr>
          <w:rStyle w:val="CommentReference"/>
        </w:rPr>
        <w:commentReference w:id="20"/>
      </w:r>
    </w:p>
    <w:p w:rsidR="573AD953" w:rsidP="632394BB" w:rsidRDefault="573AD953" w14:paraId="4165015B" w14:textId="3CE0CD22">
      <w:pPr>
        <w:jc w:val="left"/>
        <w:rPr>
          <w:rFonts w:ascii="Times New Roman" w:hAnsi="Times New Roman" w:cs="Times New Roman"/>
        </w:rPr>
      </w:pPr>
      <w:r w:rsidRPr="632394BB" w:rsidR="573AD953">
        <w:rPr>
          <w:rFonts w:ascii="Times New Roman" w:hAnsi="Times New Roman" w:cs="Times New Roman"/>
        </w:rPr>
        <w:t>My best guess for where this goes wrong is with “the red car in the garage</w:t>
      </w:r>
      <w:r w:rsidRPr="632394BB" w:rsidR="573AD953">
        <w:rPr>
          <w:rFonts w:ascii="Times New Roman" w:hAnsi="Times New Roman" w:cs="Times New Roman"/>
        </w:rPr>
        <w:t>”</w:t>
      </w:r>
      <w:r w:rsidRPr="632394BB" w:rsidR="3C9CD2BB">
        <w:rPr>
          <w:rFonts w:ascii="Times New Roman" w:hAnsi="Times New Roman" w:cs="Times New Roman"/>
        </w:rPr>
        <w:t>.</w:t>
      </w:r>
      <w:r w:rsidRPr="632394BB" w:rsidR="3C9CD2BB">
        <w:rPr>
          <w:rFonts w:ascii="Times New Roman" w:hAnsi="Times New Roman" w:cs="Times New Roman"/>
        </w:rPr>
        <w:t xml:space="preserve"> The following is my attempt to correct the tree:</w:t>
      </w:r>
    </w:p>
    <w:p w:rsidR="3C9CD2BB" w:rsidP="632394BB" w:rsidRDefault="3C9CD2BB" w14:paraId="2A726E81" w14:textId="7A67084F">
      <w:pPr>
        <w:jc w:val="center"/>
        <w:rPr>
          <w:rFonts w:ascii="Times New Roman" w:hAnsi="Times New Roman" w:cs="Times New Roman"/>
        </w:rPr>
      </w:pPr>
      <w:r w:rsidR="3C9CD2BB">
        <w:drawing>
          <wp:inline wp14:editId="6F6FF5FE" wp14:anchorId="049BD1FB">
            <wp:extent cx="4206893" cy="2281943"/>
            <wp:effectExtent l="0" t="0" r="0" b="0"/>
            <wp:docPr id="105471151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54711517" name="Picture 1054711517"/>
                    <pic:cNvPicPr/>
                  </pic:nvPicPr>
                  <pic:blipFill>
                    <a:blip xmlns:r="http://schemas.openxmlformats.org/officeDocument/2006/relationships" r:embed="rId1868247848">
                      <a:extLst>
                        <a:ext uri="{28A0092B-C50C-407E-A947-70E740481C1C}">
                          <a14:useLocalDpi xmlns:a14="http://schemas.microsoft.com/office/drawing/2010/main"/>
                        </a:ext>
                      </a:extLst>
                    </a:blip>
                    <a:stretch>
                      <a:fillRect/>
                    </a:stretch>
                  </pic:blipFill>
                  <pic:spPr>
                    <a:xfrm rot="0">
                      <a:off x="0" y="0"/>
                      <a:ext cx="4206893" cy="2281943"/>
                    </a:xfrm>
                    <a:prstGeom prst="rect">
                      <a:avLst/>
                    </a:prstGeom>
                  </pic:spPr>
                </pic:pic>
              </a:graphicData>
            </a:graphic>
          </wp:inline>
        </w:drawing>
      </w:r>
    </w:p>
    <w:p w:rsidR="3C9CD2BB" w:rsidP="632394BB" w:rsidRDefault="3C9CD2BB" w14:paraId="61BD3EE4" w14:textId="39FB77C9">
      <w:pPr>
        <w:jc w:val="left"/>
        <w:rPr>
          <w:rFonts w:ascii="Times New Roman" w:hAnsi="Times New Roman" w:cs="Times New Roman"/>
        </w:rPr>
      </w:pPr>
      <w:r w:rsidRPr="632394BB" w:rsidR="3C9CD2BB">
        <w:rPr>
          <w:rFonts w:ascii="Times New Roman" w:hAnsi="Times New Roman" w:cs="Times New Roman"/>
        </w:rPr>
        <w:t xml:space="preserve">Again, like with (a), I will list the changes here, since </w:t>
      </w:r>
      <w:r w:rsidRPr="632394BB" w:rsidR="3C9CD2BB">
        <w:rPr>
          <w:rFonts w:ascii="Times New Roman" w:hAnsi="Times New Roman" w:cs="Times New Roman"/>
        </w:rPr>
        <w:t>the indexes have now</w:t>
      </w:r>
      <w:r w:rsidRPr="632394BB" w:rsidR="3C9CD2BB">
        <w:rPr>
          <w:rFonts w:ascii="Times New Roman" w:hAnsi="Times New Roman" w:cs="Times New Roman"/>
        </w:rPr>
        <w:t xml:space="preserve"> changed:</w:t>
      </w:r>
    </w:p>
    <w:p w:rsidR="3C9CD2BB" w:rsidP="632394BB" w:rsidRDefault="3C9CD2BB" w14:paraId="6ECEC8D8" w14:textId="5D4DE250">
      <w:pPr>
        <w:pStyle w:val="ListParagraph"/>
        <w:numPr>
          <w:ilvl w:val="0"/>
          <w:numId w:val="11"/>
        </w:numPr>
        <w:jc w:val="left"/>
        <w:rPr>
          <w:rFonts w:ascii="Times New Roman" w:hAnsi="Times New Roman" w:cs="Times New Roman"/>
        </w:rPr>
      </w:pPr>
      <w:r w:rsidRPr="632394BB" w:rsidR="3C9CD2BB">
        <w:rPr>
          <w:rFonts w:ascii="Times New Roman" w:hAnsi="Times New Roman" w:cs="Times New Roman"/>
        </w:rPr>
        <w:t xml:space="preserve">One new connection has been added: 3.1) “red car in the garage” can be replaced with </w:t>
      </w:r>
      <w:r w:rsidRPr="632394BB" w:rsidR="3C9CD2BB">
        <w:rPr>
          <w:rFonts w:ascii="Times New Roman" w:hAnsi="Times New Roman" w:cs="Times New Roman"/>
        </w:rPr>
        <w:t>simpy</w:t>
      </w:r>
      <w:r w:rsidRPr="632394BB" w:rsidR="3C9CD2BB">
        <w:rPr>
          <w:rFonts w:ascii="Times New Roman" w:hAnsi="Times New Roman" w:cs="Times New Roman"/>
        </w:rPr>
        <w:t xml:space="preserve"> “car”.</w:t>
      </w:r>
    </w:p>
    <w:p w:rsidR="3C9CD2BB" w:rsidP="632394BB" w:rsidRDefault="3C9CD2BB" w14:paraId="03283FF8" w14:textId="1D086327">
      <w:pPr>
        <w:pStyle w:val="ListParagraph"/>
        <w:numPr>
          <w:ilvl w:val="0"/>
          <w:numId w:val="11"/>
        </w:numPr>
        <w:jc w:val="left"/>
        <w:rPr>
          <w:rFonts w:ascii="Times New Roman" w:hAnsi="Times New Roman" w:cs="Times New Roman"/>
        </w:rPr>
      </w:pPr>
      <w:r w:rsidRPr="632394BB" w:rsidR="3C9CD2BB">
        <w:rPr>
          <w:rFonts w:ascii="Times New Roman" w:hAnsi="Times New Roman" w:cs="Times New Roman"/>
        </w:rPr>
        <w:t>The connection formerly noted as 3.1) no longer exists, since “the” was removed earlier.</w:t>
      </w:r>
    </w:p>
    <w:p w:rsidR="632394BB" w:rsidP="632394BB" w:rsidRDefault="632394BB" w14:paraId="0AA705D1" w14:textId="3D6DB1DA">
      <w:pPr>
        <w:jc w:val="left"/>
        <w:rPr>
          <w:rFonts w:ascii="Times New Roman" w:hAnsi="Times New Roman" w:cs="Times New Roman"/>
        </w:rPr>
      </w:pPr>
    </w:p>
    <w:p w:rsidR="3B42584F" w:rsidP="3B42584F" w:rsidRDefault="3B42584F" w14:paraId="0B6EA361" w14:textId="390C9283">
      <w:pPr>
        <w:rPr>
          <w:rFonts w:ascii="Times New Roman" w:hAnsi="Times New Roman" w:cs="Times New Roman"/>
        </w:rPr>
      </w:pPr>
    </w:p>
    <w:p w:rsidR="5DAE69BD" w:rsidP="3B42584F" w:rsidRDefault="5DAE69BD" w14:paraId="74FAA4E8" w14:textId="0603CB37">
      <w:pPr>
        <w:rPr>
          <w:rFonts w:ascii="Times New Roman" w:hAnsi="Times New Roman" w:cs="Times New Roman"/>
        </w:rPr>
      </w:pPr>
      <w:r w:rsidRPr="3B42584F">
        <w:rPr>
          <w:rFonts w:ascii="Times New Roman" w:hAnsi="Times New Roman" w:cs="Times New Roman"/>
        </w:rPr>
        <w:t>(2)</w:t>
      </w:r>
    </w:p>
    <w:p w:rsidR="388F3DAC" w:rsidP="3B42584F" w:rsidRDefault="388F3DAC" w14:paraId="15C79D6C" w14:textId="31AA6CCE">
      <w:pPr>
        <w:rPr>
          <w:rFonts w:ascii="Times New Roman" w:hAnsi="Times New Roman" w:cs="Times New Roman"/>
        </w:rPr>
      </w:pPr>
      <w:r w:rsidRPr="3B42584F">
        <w:rPr>
          <w:rFonts w:ascii="Times New Roman" w:hAnsi="Times New Roman" w:cs="Times New Roman"/>
        </w:rPr>
        <w:t xml:space="preserve">The leaf-nodes, which by design are only one word, are </w:t>
      </w:r>
      <w:proofErr w:type="gramStart"/>
      <w:r w:rsidRPr="3B42584F">
        <w:rPr>
          <w:rFonts w:ascii="Times New Roman" w:hAnsi="Times New Roman" w:cs="Times New Roman"/>
        </w:rPr>
        <w:t>uninteresting, since</w:t>
      </w:r>
      <w:proofErr w:type="gramEnd"/>
      <w:r w:rsidRPr="3B42584F">
        <w:rPr>
          <w:rFonts w:ascii="Times New Roman" w:hAnsi="Times New Roman" w:cs="Times New Roman"/>
        </w:rPr>
        <w:t xml:space="preserve"> </w:t>
      </w:r>
      <w:r w:rsidRPr="3B42584F" w:rsidR="29569B46">
        <w:rPr>
          <w:rFonts w:ascii="Times New Roman" w:hAnsi="Times New Roman" w:cs="Times New Roman"/>
        </w:rPr>
        <w:t>singular words a</w:t>
      </w:r>
      <w:r w:rsidRPr="3B42584F" w:rsidR="7C1E064D">
        <w:rPr>
          <w:rFonts w:ascii="Times New Roman" w:hAnsi="Times New Roman" w:cs="Times New Roman"/>
        </w:rPr>
        <w:t xml:space="preserve">re constituents regardless of context. The connections that lead to these nodes are marked with a blue s, to show that these will not be discussed. </w:t>
      </w:r>
      <w:r w:rsidRPr="3B42584F" w:rsidR="376AA7B9">
        <w:rPr>
          <w:rFonts w:ascii="Times New Roman" w:hAnsi="Times New Roman" w:cs="Times New Roman"/>
        </w:rPr>
        <w:t>All other connections are marked with an index, which will be referred to when discussing the resulting node.</w:t>
      </w:r>
    </w:p>
    <w:p w:rsidR="3B42584F" w:rsidP="3B42584F" w:rsidRDefault="3B42584F" w14:paraId="48B39AEA" w14:textId="21DEEA7D">
      <w:pPr>
        <w:rPr>
          <w:rFonts w:ascii="Times New Roman" w:hAnsi="Times New Roman" w:cs="Times New Roman"/>
        </w:rPr>
      </w:pPr>
    </w:p>
    <w:p w:rsidR="5DAE69BD" w:rsidP="3B42584F" w:rsidRDefault="5DAE69BD" w14:paraId="3C991511" w14:textId="023FD2F2">
      <w:pPr>
        <w:rPr>
          <w:rFonts w:ascii="Times New Roman" w:hAnsi="Times New Roman" w:cs="Times New Roman"/>
        </w:rPr>
      </w:pPr>
      <w:r w:rsidRPr="3B42584F">
        <w:rPr>
          <w:rFonts w:ascii="Times New Roman" w:hAnsi="Times New Roman" w:cs="Times New Roman"/>
        </w:rPr>
        <w:t>(a)</w:t>
      </w:r>
    </w:p>
    <w:p w:rsidR="2F4CC9CA" w:rsidP="3B42584F" w:rsidRDefault="2F4CC9CA" w14:paraId="2E0E5EDA" w14:textId="6E6B8E84">
      <w:pPr>
        <w:rPr>
          <w:rFonts w:ascii="Times New Roman" w:hAnsi="Times New Roman" w:cs="Times New Roman"/>
        </w:rPr>
      </w:pPr>
      <w:r w:rsidRPr="3B42584F">
        <w:rPr>
          <w:rFonts w:ascii="Times New Roman" w:hAnsi="Times New Roman" w:cs="Times New Roman"/>
        </w:rPr>
        <w:t xml:space="preserve">Firstly, we will look at </w:t>
      </w:r>
      <w:r w:rsidRPr="3B42584F" w:rsidR="1294E191">
        <w:rPr>
          <w:rFonts w:ascii="Times New Roman" w:hAnsi="Times New Roman" w:cs="Times New Roman"/>
        </w:rPr>
        <w:t>i</w:t>
      </w:r>
      <w:r w:rsidRPr="3B42584F">
        <w:rPr>
          <w:rFonts w:ascii="Times New Roman" w:hAnsi="Times New Roman" w:cs="Times New Roman"/>
        </w:rPr>
        <w:t>nterpretation A.</w:t>
      </w:r>
      <w:r w:rsidRPr="3B42584F" w:rsidR="154EA2D7">
        <w:rPr>
          <w:rFonts w:ascii="Times New Roman" w:hAnsi="Times New Roman" w:cs="Times New Roman"/>
        </w:rPr>
        <w:t xml:space="preserve"> Within this interpretation, “the blue cover” is a part of “the big book of poems”</w:t>
      </w:r>
      <w:r w:rsidRPr="3B42584F" w:rsidR="4E3186FA">
        <w:rPr>
          <w:rFonts w:ascii="Times New Roman" w:hAnsi="Times New Roman" w:cs="Times New Roman"/>
        </w:rPr>
        <w:t xml:space="preserve"> </w:t>
      </w:r>
      <w:r w:rsidRPr="3B42584F" w:rsidR="77B0CFAB">
        <w:rPr>
          <w:rFonts w:ascii="Times New Roman" w:hAnsi="Times New Roman" w:cs="Times New Roman"/>
        </w:rPr>
        <w:t>(</w:t>
      </w:r>
      <w:r w:rsidRPr="3B42584F" w:rsidR="6B2F9EB1">
        <w:rPr>
          <w:rFonts w:ascii="Times New Roman" w:hAnsi="Times New Roman" w:cs="Times New Roman"/>
        </w:rPr>
        <w:t>as in, the book has a blue cover</w:t>
      </w:r>
      <w:r w:rsidRPr="3B42584F" w:rsidR="5047DC9F">
        <w:rPr>
          <w:rFonts w:ascii="Times New Roman" w:hAnsi="Times New Roman" w:cs="Times New Roman"/>
        </w:rPr>
        <w:t>).</w:t>
      </w:r>
    </w:p>
    <w:p w:rsidR="3B42584F" w:rsidP="3B42584F" w:rsidRDefault="3B42584F" w14:paraId="015D8184" w14:textId="47BAAA50">
      <w:pPr>
        <w:rPr>
          <w:rFonts w:ascii="Times New Roman" w:hAnsi="Times New Roman" w:cs="Times New Roman"/>
        </w:rPr>
      </w:pPr>
    </w:p>
    <w:p w:rsidR="6B2F9EB1" w:rsidP="3B42584F" w:rsidRDefault="6B2F9EB1" w14:paraId="4CAEC5D5" w14:textId="1CA0DCDF">
      <w:pPr>
        <w:rPr>
          <w:rFonts w:ascii="Times New Roman" w:hAnsi="Times New Roman" w:cs="Times New Roman"/>
        </w:rPr>
      </w:pPr>
      <w:r w:rsidRPr="3B42584F">
        <w:rPr>
          <w:rFonts w:ascii="Times New Roman" w:hAnsi="Times New Roman" w:cs="Times New Roman"/>
        </w:rPr>
        <w:t xml:space="preserve">1.1: “A friend of Lucy” can be replaced with </w:t>
      </w:r>
      <w:proofErr w:type="gramStart"/>
      <w:r w:rsidRPr="3B42584F">
        <w:rPr>
          <w:rFonts w:ascii="Times New Roman" w:hAnsi="Times New Roman" w:cs="Times New Roman"/>
        </w:rPr>
        <w:t>“</w:t>
      </w:r>
      <w:r w:rsidRPr="3B42584F" w:rsidR="1350CD6D">
        <w:rPr>
          <w:rFonts w:ascii="Times New Roman" w:hAnsi="Times New Roman" w:cs="Times New Roman"/>
        </w:rPr>
        <w:t>t</w:t>
      </w:r>
      <w:r w:rsidRPr="3B42584F">
        <w:rPr>
          <w:rFonts w:ascii="Times New Roman" w:hAnsi="Times New Roman" w:cs="Times New Roman"/>
        </w:rPr>
        <w:t>hey”</w:t>
      </w:r>
      <w:proofErr w:type="gramEnd"/>
      <w:r w:rsidRPr="3B42584F">
        <w:rPr>
          <w:rFonts w:ascii="Times New Roman" w:hAnsi="Times New Roman" w:cs="Times New Roman"/>
        </w:rPr>
        <w:t>. (replacement)</w:t>
      </w:r>
    </w:p>
    <w:p w:rsidR="007B00ED" w:rsidP="00725D41" w:rsidRDefault="027A905E" w14:paraId="17C8AB5F" w14:textId="24561E3E">
      <w:pPr>
        <w:rPr>
          <w:rFonts w:ascii="Times New Roman" w:hAnsi="Times New Roman" w:cs="Times New Roman"/>
        </w:rPr>
      </w:pPr>
      <w:r w:rsidRPr="3B42584F">
        <w:rPr>
          <w:rFonts w:ascii="Times New Roman" w:hAnsi="Times New Roman" w:cs="Times New Roman"/>
        </w:rPr>
        <w:t>1.2: “</w:t>
      </w:r>
      <w:r w:rsidRPr="3B42584F" w:rsidR="479986A3">
        <w:rPr>
          <w:rFonts w:ascii="Times New Roman" w:hAnsi="Times New Roman" w:cs="Times New Roman"/>
        </w:rPr>
        <w:t>stole the big book of poems with a blue cover”</w:t>
      </w:r>
      <w:r w:rsidRPr="3B42584F" w:rsidR="61B37B94">
        <w:rPr>
          <w:rFonts w:ascii="Times New Roman" w:hAnsi="Times New Roman" w:cs="Times New Roman"/>
        </w:rPr>
        <w:t xml:space="preserve"> can be replaced with “did”</w:t>
      </w:r>
      <w:r w:rsidRPr="3B42584F" w:rsidR="638AB075">
        <w:rPr>
          <w:rFonts w:ascii="Times New Roman" w:hAnsi="Times New Roman" w:cs="Times New Roman"/>
        </w:rPr>
        <w:t>.</w:t>
      </w:r>
      <w:r w:rsidRPr="3B42584F" w:rsidR="61B37B94">
        <w:rPr>
          <w:rFonts w:ascii="Times New Roman" w:hAnsi="Times New Roman" w:cs="Times New Roman"/>
        </w:rPr>
        <w:t xml:space="preserve"> (replacement)</w:t>
      </w:r>
    </w:p>
    <w:p w:rsidR="61B37B94" w:rsidP="3B42584F" w:rsidRDefault="61B37B94" w14:paraId="1EE001F6" w14:textId="2C278480">
      <w:pPr>
        <w:rPr>
          <w:rFonts w:ascii="Times New Roman" w:hAnsi="Times New Roman" w:cs="Times New Roman"/>
        </w:rPr>
      </w:pPr>
      <w:r w:rsidRPr="3B42584F">
        <w:rPr>
          <w:rFonts w:ascii="Times New Roman" w:hAnsi="Times New Roman" w:cs="Times New Roman"/>
        </w:rPr>
        <w:t>2.1: “friend of Lucy” can be coordinated with something like “and enemy of Andrew”</w:t>
      </w:r>
      <w:r w:rsidRPr="3B42584F" w:rsidR="656C0EFC">
        <w:rPr>
          <w:rFonts w:ascii="Times New Roman" w:hAnsi="Times New Roman" w:cs="Times New Roman"/>
        </w:rPr>
        <w:t>.</w:t>
      </w:r>
      <w:r w:rsidRPr="3B42584F">
        <w:rPr>
          <w:rFonts w:ascii="Times New Roman" w:hAnsi="Times New Roman" w:cs="Times New Roman"/>
        </w:rPr>
        <w:t xml:space="preserve"> (</w:t>
      </w:r>
      <w:r w:rsidRPr="3B42584F" w:rsidR="74028F50">
        <w:rPr>
          <w:rFonts w:ascii="Times New Roman" w:hAnsi="Times New Roman" w:cs="Times New Roman"/>
        </w:rPr>
        <w:t>c</w:t>
      </w:r>
      <w:r w:rsidRPr="3B42584F">
        <w:rPr>
          <w:rFonts w:ascii="Times New Roman" w:hAnsi="Times New Roman" w:cs="Times New Roman"/>
        </w:rPr>
        <w:t>oordination)</w:t>
      </w:r>
    </w:p>
    <w:p w:rsidR="08E2DE31" w:rsidP="3B42584F" w:rsidRDefault="08E2DE31" w14:paraId="66337FD7" w14:textId="4C3665D2">
      <w:pPr>
        <w:rPr>
          <w:rFonts w:ascii="Times New Roman" w:hAnsi="Times New Roman" w:cs="Times New Roman"/>
        </w:rPr>
      </w:pPr>
      <w:r w:rsidRPr="3B42584F">
        <w:rPr>
          <w:rFonts w:ascii="Times New Roman" w:hAnsi="Times New Roman" w:cs="Times New Roman"/>
        </w:rPr>
        <w:t>2.2: “the big book of poems with a blue cover” can be replaced with “it”. (replacement</w:t>
      </w:r>
      <w:r w:rsidRPr="3B42584F" w:rsidR="2EABF512">
        <w:rPr>
          <w:rFonts w:ascii="Times New Roman" w:hAnsi="Times New Roman" w:cs="Times New Roman"/>
        </w:rPr>
        <w:t>)</w:t>
      </w:r>
      <w:r>
        <w:br/>
      </w:r>
      <w:r w:rsidRPr="3B42584F" w:rsidR="543667E0">
        <w:rPr>
          <w:rFonts w:ascii="Times New Roman" w:hAnsi="Times New Roman" w:cs="Times New Roman"/>
        </w:rPr>
        <w:t>3.1: “of Lucy” can be coordinated with something like “and of Charles”</w:t>
      </w:r>
      <w:r w:rsidRPr="3B42584F" w:rsidR="13538A30">
        <w:rPr>
          <w:rFonts w:ascii="Times New Roman" w:hAnsi="Times New Roman" w:cs="Times New Roman"/>
        </w:rPr>
        <w:t>.</w:t>
      </w:r>
      <w:r w:rsidRPr="3B42584F" w:rsidR="543667E0">
        <w:rPr>
          <w:rFonts w:ascii="Times New Roman" w:hAnsi="Times New Roman" w:cs="Times New Roman"/>
        </w:rPr>
        <w:t xml:space="preserve"> (coordination) (this one</w:t>
      </w:r>
      <w:r w:rsidRPr="3B42584F" w:rsidR="5508D213">
        <w:rPr>
          <w:rFonts w:ascii="Times New Roman" w:hAnsi="Times New Roman" w:cs="Times New Roman"/>
        </w:rPr>
        <w:t xml:space="preserve"> is</w:t>
      </w:r>
      <w:r w:rsidRPr="3B42584F" w:rsidR="543667E0">
        <w:rPr>
          <w:rFonts w:ascii="Times New Roman" w:hAnsi="Times New Roman" w:cs="Times New Roman"/>
        </w:rPr>
        <w:t xml:space="preserve"> ad</w:t>
      </w:r>
      <w:r w:rsidRPr="3B42584F" w:rsidR="4FFFD560">
        <w:rPr>
          <w:rFonts w:ascii="Times New Roman" w:hAnsi="Times New Roman" w:cs="Times New Roman"/>
        </w:rPr>
        <w:t>mittedly</w:t>
      </w:r>
      <w:r w:rsidRPr="3B42584F" w:rsidR="55472BD0">
        <w:rPr>
          <w:rFonts w:ascii="Times New Roman" w:hAnsi="Times New Roman" w:cs="Times New Roman"/>
        </w:rPr>
        <w:t xml:space="preserve"> on shaky ground)</w:t>
      </w:r>
    </w:p>
    <w:p w:rsidR="08241B50" w:rsidP="632394BB" w:rsidRDefault="08241B50" w14:paraId="2F883529" w14:textId="63FF90F9">
      <w:pPr>
        <w:rPr>
          <w:rFonts w:ascii="Times New Roman" w:hAnsi="Times New Roman" w:cs="Times New Roman"/>
          <w:highlight w:val="darkGray"/>
        </w:rPr>
      </w:pPr>
      <w:commentRangeStart w:id="21"/>
      <w:r w:rsidRPr="632394BB" w:rsidR="08241B50">
        <w:rPr>
          <w:rFonts w:ascii="Times New Roman" w:hAnsi="Times New Roman" w:cs="Times New Roman"/>
          <w:highlight w:val="darkGray"/>
        </w:rPr>
        <w:t xml:space="preserve">3.2: “the big book of poems” is a </w:t>
      </w:r>
      <w:r w:rsidRPr="632394BB" w:rsidR="5C024511">
        <w:rPr>
          <w:rFonts w:ascii="Times New Roman" w:hAnsi="Times New Roman" w:cs="Times New Roman"/>
          <w:highlight w:val="darkGray"/>
        </w:rPr>
        <w:t>suitable answer to the question “What did Lucy’s friend steal?” (stand-alone)</w:t>
      </w:r>
      <w:commentRangeEnd w:id="21"/>
      <w:r>
        <w:rPr>
          <w:rStyle w:val="CommentReference"/>
        </w:rPr>
        <w:commentReference w:id="21"/>
      </w:r>
    </w:p>
    <w:p w:rsidR="17BAF1D2" w:rsidP="632394BB" w:rsidRDefault="17BAF1D2" w14:paraId="47298298" w14:textId="22919E1A">
      <w:pPr>
        <w:rPr>
          <w:rFonts w:ascii="Times New Roman" w:hAnsi="Times New Roman" w:cs="Times New Roman"/>
        </w:rPr>
      </w:pPr>
      <w:r w:rsidRPr="632394BB" w:rsidR="17BAF1D2">
        <w:rPr>
          <w:rFonts w:ascii="Times New Roman" w:hAnsi="Times New Roman" w:cs="Times New Roman"/>
        </w:rPr>
        <w:t>This incarnation of 3.2 no longer exists.</w:t>
      </w:r>
    </w:p>
    <w:p w:rsidR="5C024511" w:rsidP="3B42584F" w:rsidRDefault="5C024511" w14:paraId="21870BD7" w14:textId="3A0F2023">
      <w:pPr>
        <w:rPr>
          <w:rFonts w:ascii="Times New Roman" w:hAnsi="Times New Roman" w:cs="Times New Roman"/>
        </w:rPr>
      </w:pPr>
      <w:r w:rsidRPr="3B42584F">
        <w:rPr>
          <w:rFonts w:ascii="Times New Roman" w:hAnsi="Times New Roman" w:cs="Times New Roman"/>
        </w:rPr>
        <w:t>3.3: “with a blue cover” can be coordinated with something like “and with a golden lining”</w:t>
      </w:r>
      <w:r w:rsidRPr="3B42584F" w:rsidR="1E55DDC0">
        <w:rPr>
          <w:rFonts w:ascii="Times New Roman" w:hAnsi="Times New Roman" w:cs="Times New Roman"/>
        </w:rPr>
        <w:t>.</w:t>
      </w:r>
      <w:r w:rsidRPr="3B42584F" w:rsidR="1F99C25C">
        <w:rPr>
          <w:rFonts w:ascii="Times New Roman" w:hAnsi="Times New Roman" w:cs="Times New Roman"/>
        </w:rPr>
        <w:t xml:space="preserve"> (</w:t>
      </w:r>
      <w:r w:rsidRPr="3B42584F" w:rsidR="45FE1963">
        <w:rPr>
          <w:rFonts w:ascii="Times New Roman" w:hAnsi="Times New Roman" w:cs="Times New Roman"/>
        </w:rPr>
        <w:t>coordination</w:t>
      </w:r>
      <w:r w:rsidRPr="3B42584F" w:rsidR="1F99C25C">
        <w:rPr>
          <w:rFonts w:ascii="Times New Roman" w:hAnsi="Times New Roman" w:cs="Times New Roman"/>
        </w:rPr>
        <w:t>)</w:t>
      </w:r>
      <w:r w:rsidRPr="3B42584F">
        <w:rPr>
          <w:rFonts w:ascii="Times New Roman" w:hAnsi="Times New Roman" w:cs="Times New Roman"/>
        </w:rPr>
        <w:t xml:space="preserve"> (like 3.1, this one </w:t>
      </w:r>
      <w:r w:rsidRPr="3B42584F" w:rsidR="318B0AA2">
        <w:rPr>
          <w:rFonts w:ascii="Times New Roman" w:hAnsi="Times New Roman" w:cs="Times New Roman"/>
        </w:rPr>
        <w:t>is also somewhat shaky)</w:t>
      </w:r>
    </w:p>
    <w:p w:rsidR="442FB0B5" w:rsidP="632394BB" w:rsidRDefault="442FB0B5" w14:paraId="4538FC95" w14:textId="1B17BAF3">
      <w:pPr>
        <w:rPr>
          <w:del w:author="Bastian Eggum Huuse" w:date="2025-12-01T17:23:07.148Z" w16du:dateUtc="2025-12-01T17:23:07.148Z" w:id="1436865951"/>
          <w:rFonts w:ascii="Times New Roman" w:hAnsi="Times New Roman" w:cs="Times New Roman"/>
          <w:highlight w:val="darkGray"/>
          <w:rPrChange w:author="Bastian Eggum Huuse" w:date="2025-12-01T17:22:59.423Z" w:id="323050075">
            <w:rPr>
              <w:del w:author="Bastian Eggum Huuse" w:date="2025-12-01T17:23:07.148Z" w16du:dateUtc="2025-12-01T17:23:07.148Z" w:id="1985134272"/>
              <w:rFonts w:ascii="Times New Roman" w:hAnsi="Times New Roman" w:cs="Times New Roman"/>
            </w:rPr>
          </w:rPrChange>
        </w:rPr>
      </w:pPr>
      <w:commentRangeStart w:id="22"/>
      <w:r w:rsidRPr="632394BB" w:rsidR="785DB55A">
        <w:rPr>
          <w:rFonts w:ascii="Times New Roman" w:hAnsi="Times New Roman" w:cs="Times New Roman"/>
          <w:highlight w:val="darkGray"/>
          <w:rPrChange w:author="Bastian Eggum Huuse" w:date="2025-12-01T17:22:59.422Z" w:id="1614196979">
            <w:rPr>
              <w:rFonts w:ascii="Times New Roman" w:hAnsi="Times New Roman" w:cs="Times New Roman"/>
            </w:rPr>
          </w:rPrChange>
        </w:rPr>
        <w:t>4.1: like with 3.2, “the big book” is a suitable answer to the question “What did Lucy’s friend steal?” (stand-alone)</w:t>
      </w:r>
      <w:commentRangeEnd w:id="22"/>
      <w:r>
        <w:rPr>
          <w:rStyle w:val="CommentReference"/>
        </w:rPr>
        <w:commentReference w:id="22"/>
      </w:r>
    </w:p>
    <w:p w:rsidR="442FB0B5" w:rsidP="632394BB" w:rsidRDefault="442FB0B5" w14:paraId="5B9B6815" w14:textId="5664A738">
      <w:pPr>
        <w:pStyle w:val="Normal"/>
        <w:rPr>
          <w:rFonts w:ascii="Times New Roman" w:hAnsi="Times New Roman" w:cs="Times New Roman"/>
        </w:rPr>
      </w:pPr>
      <w:r w:rsidRPr="632394BB" w:rsidR="273B816E">
        <w:rPr>
          <w:rFonts w:ascii="Times New Roman" w:hAnsi="Times New Roman" w:cs="Times New Roman"/>
        </w:rPr>
        <w:t xml:space="preserve">4.1: </w:t>
      </w:r>
      <w:r w:rsidRPr="632394BB" w:rsidR="60974749">
        <w:rPr>
          <w:rFonts w:ascii="Times New Roman" w:hAnsi="Times New Roman" w:cs="Times New Roman"/>
        </w:rPr>
        <w:t xml:space="preserve">We can rewrite this as “It was </w:t>
      </w:r>
      <w:r w:rsidRPr="632394BB" w:rsidR="60974749">
        <w:rPr>
          <w:rFonts w:ascii="Times New Roman" w:hAnsi="Times New Roman" w:cs="Times New Roman"/>
          <w:color w:val="4472C4" w:themeColor="accent1" w:themeTint="FF" w:themeShade="FF"/>
        </w:rPr>
        <w:t>the big book</w:t>
      </w:r>
      <w:r w:rsidRPr="632394BB" w:rsidR="60974749">
        <w:rPr>
          <w:rFonts w:ascii="Times New Roman" w:hAnsi="Times New Roman" w:cs="Times New Roman"/>
        </w:rPr>
        <w:t xml:space="preserve"> that was </w:t>
      </w:r>
      <w:r w:rsidRPr="632394BB" w:rsidR="60974749">
        <w:rPr>
          <w:rFonts w:ascii="Times New Roman" w:hAnsi="Times New Roman" w:cs="Times New Roman"/>
          <w:color w:val="4472C4" w:themeColor="accent1" w:themeTint="FF" w:themeShade="FF"/>
        </w:rPr>
        <w:t>of poems</w:t>
      </w:r>
      <w:r w:rsidRPr="632394BB" w:rsidR="60974749">
        <w:rPr>
          <w:rFonts w:ascii="Times New Roman" w:hAnsi="Times New Roman" w:cs="Times New Roman"/>
        </w:rPr>
        <w:t>”</w:t>
      </w:r>
      <w:r w:rsidRPr="632394BB" w:rsidR="29AEF912">
        <w:rPr>
          <w:rFonts w:ascii="Times New Roman" w:hAnsi="Times New Roman" w:cs="Times New Roman"/>
        </w:rPr>
        <w:t xml:space="preserve"> (</w:t>
      </w:r>
      <w:r w:rsidRPr="632394BB" w:rsidR="29AEF912">
        <w:rPr>
          <w:rFonts w:ascii="Times New Roman" w:hAnsi="Times New Roman" w:cs="Times New Roman"/>
        </w:rPr>
        <w:t>clefting</w:t>
      </w:r>
      <w:r w:rsidRPr="632394BB" w:rsidR="29AEF912">
        <w:rPr>
          <w:rFonts w:ascii="Times New Roman" w:hAnsi="Times New Roman" w:cs="Times New Roman"/>
        </w:rPr>
        <w:t xml:space="preserve">) (I believe this may be an incorrect usage of the </w:t>
      </w:r>
      <w:r w:rsidRPr="632394BB" w:rsidR="29AEF912">
        <w:rPr>
          <w:rFonts w:ascii="Times New Roman" w:hAnsi="Times New Roman" w:cs="Times New Roman"/>
        </w:rPr>
        <w:t>clefting</w:t>
      </w:r>
      <w:r w:rsidRPr="632394BB" w:rsidR="29AEF912">
        <w:rPr>
          <w:rFonts w:ascii="Times New Roman" w:hAnsi="Times New Roman" w:cs="Times New Roman"/>
        </w:rPr>
        <w:t xml:space="preserve"> test, since it usually rearranges the sentence causing the beginning to be at the end. In this case it simply splits the words apart, which I am </w:t>
      </w:r>
      <w:r w:rsidRPr="632394BB" w:rsidR="6D9BD1FC">
        <w:rPr>
          <w:rFonts w:ascii="Times New Roman" w:hAnsi="Times New Roman" w:cs="Times New Roman"/>
        </w:rPr>
        <w:t>not sure is allowed)</w:t>
      </w:r>
    </w:p>
    <w:p w:rsidR="442FB0B5" w:rsidP="632394BB" w:rsidRDefault="442FB0B5" w14:paraId="6D1F7942" w14:textId="541B94D9">
      <w:pPr>
        <w:pStyle w:val="Normal"/>
        <w:rPr>
          <w:rFonts w:ascii="Times New Roman" w:hAnsi="Times New Roman" w:cs="Times New Roman"/>
        </w:rPr>
      </w:pPr>
      <w:r w:rsidRPr="632394BB" w:rsidR="442FB0B5">
        <w:rPr>
          <w:rFonts w:ascii="Times New Roman" w:hAnsi="Times New Roman" w:cs="Times New Roman"/>
        </w:rPr>
        <w:t>4.2: “of poems” can be coordinated with something like “and of hymns</w:t>
      </w:r>
      <w:r w:rsidRPr="632394BB" w:rsidR="442FB0B5">
        <w:rPr>
          <w:rFonts w:ascii="Times New Roman" w:hAnsi="Times New Roman" w:cs="Times New Roman"/>
        </w:rPr>
        <w:t>”.</w:t>
      </w:r>
      <w:r w:rsidRPr="632394BB" w:rsidR="442FB0B5">
        <w:rPr>
          <w:rFonts w:ascii="Times New Roman" w:hAnsi="Times New Roman" w:cs="Times New Roman"/>
        </w:rPr>
        <w:t xml:space="preserve"> (coordination)</w:t>
      </w:r>
    </w:p>
    <w:p w:rsidR="442FB0B5" w:rsidP="632394BB" w:rsidRDefault="442FB0B5" w14:paraId="535DD55D" w14:textId="2C3D860D">
      <w:pPr>
        <w:pStyle w:val="Normal"/>
        <w:rPr>
          <w:rFonts w:ascii="Times New Roman" w:hAnsi="Times New Roman" w:cs="Times New Roman"/>
        </w:rPr>
      </w:pPr>
      <w:r w:rsidRPr="632394BB" w:rsidR="442FB0B5">
        <w:rPr>
          <w:rFonts w:ascii="Times New Roman" w:hAnsi="Times New Roman" w:cs="Times New Roman"/>
        </w:rPr>
        <w:t>4.3: “</w:t>
      </w:r>
      <w:r w:rsidRPr="632394BB" w:rsidR="40D5C1A5">
        <w:rPr>
          <w:rFonts w:ascii="Times New Roman" w:hAnsi="Times New Roman" w:cs="Times New Roman"/>
        </w:rPr>
        <w:t xml:space="preserve">a blue cover” </w:t>
      </w:r>
      <w:r w:rsidRPr="632394BB" w:rsidR="1893D136">
        <w:rPr>
          <w:rFonts w:ascii="Times New Roman" w:hAnsi="Times New Roman" w:cs="Times New Roman"/>
        </w:rPr>
        <w:t>can be coordinated with “and a black sigil” (coordination)</w:t>
      </w:r>
    </w:p>
    <w:p w:rsidR="1893D136" w:rsidP="3B42584F" w:rsidRDefault="1893D136" w14:paraId="1864AD7D" w14:textId="2C243D3D">
      <w:pPr>
        <w:rPr>
          <w:rFonts w:ascii="Times New Roman" w:hAnsi="Times New Roman" w:cs="Times New Roman"/>
        </w:rPr>
      </w:pPr>
      <w:r w:rsidRPr="3B42584F">
        <w:rPr>
          <w:rFonts w:ascii="Times New Roman" w:hAnsi="Times New Roman" w:cs="Times New Roman"/>
        </w:rPr>
        <w:t>5.1</w:t>
      </w:r>
      <w:r w:rsidRPr="3B42584F" w:rsidR="64821427">
        <w:rPr>
          <w:rFonts w:ascii="Times New Roman" w:hAnsi="Times New Roman" w:cs="Times New Roman"/>
        </w:rPr>
        <w:t>: This node is admittedly difficult to obtain evidence for. If the sentence was “</w:t>
      </w:r>
      <w:r w:rsidRPr="3B42584F" w:rsidR="68627593">
        <w:rPr>
          <w:rFonts w:ascii="Times New Roman" w:hAnsi="Times New Roman" w:cs="Times New Roman"/>
        </w:rPr>
        <w:t xml:space="preserve">A friend of Lucy stole the big book”, without the rest of the sentence, “big book” could be replaced simply with “book”, which is some evidence for this being the correct split. I </w:t>
      </w:r>
      <w:r w:rsidRPr="3B42584F" w:rsidR="6D8B7FCE">
        <w:rPr>
          <w:rFonts w:ascii="Times New Roman" w:hAnsi="Times New Roman" w:cs="Times New Roman"/>
        </w:rPr>
        <w:t>have,</w:t>
      </w:r>
      <w:r w:rsidRPr="3B42584F" w:rsidR="68627593">
        <w:rPr>
          <w:rFonts w:ascii="Times New Roman" w:hAnsi="Times New Roman" w:cs="Times New Roman"/>
        </w:rPr>
        <w:t xml:space="preserve"> however, been completely unable to find evidence for “the big”</w:t>
      </w:r>
      <w:r w:rsidRPr="3B42584F" w:rsidR="43840B88">
        <w:rPr>
          <w:rFonts w:ascii="Times New Roman" w:hAnsi="Times New Roman" w:cs="Times New Roman"/>
        </w:rPr>
        <w:t xml:space="preserve"> being a constituent, which is why I chose this split.</w:t>
      </w:r>
    </w:p>
    <w:p w:rsidR="1893D136" w:rsidP="3B42584F" w:rsidRDefault="1893D136" w14:paraId="35DD46C7" w14:textId="276FE49D">
      <w:pPr>
        <w:rPr>
          <w:rFonts w:ascii="Times New Roman" w:hAnsi="Times New Roman" w:cs="Times New Roman"/>
        </w:rPr>
      </w:pPr>
      <w:r w:rsidRPr="3B42584F">
        <w:rPr>
          <w:rFonts w:ascii="Times New Roman" w:hAnsi="Times New Roman" w:cs="Times New Roman"/>
        </w:rPr>
        <w:t xml:space="preserve">5.2: “blue cover” can be </w:t>
      </w:r>
      <w:r w:rsidRPr="3B42584F" w:rsidR="4250122F">
        <w:rPr>
          <w:rFonts w:ascii="Times New Roman" w:hAnsi="Times New Roman" w:cs="Times New Roman"/>
        </w:rPr>
        <w:t>coordinated with something like “and gilded pages”. (coordination)</w:t>
      </w:r>
    </w:p>
    <w:p w:rsidR="3B42584F" w:rsidP="3B42584F" w:rsidRDefault="3B42584F" w14:paraId="493EF310" w14:textId="049B503A">
      <w:pPr>
        <w:rPr>
          <w:rFonts w:ascii="Times New Roman" w:hAnsi="Times New Roman" w:cs="Times New Roman"/>
        </w:rPr>
      </w:pPr>
    </w:p>
    <w:p w:rsidR="0122E5F9" w:rsidP="3B42584F" w:rsidRDefault="0122E5F9" w14:paraId="04E7456D" w14:textId="3671CA8F">
      <w:pPr>
        <w:rPr>
          <w:rFonts w:ascii="Times New Roman" w:hAnsi="Times New Roman" w:cs="Times New Roman"/>
        </w:rPr>
      </w:pPr>
      <w:r w:rsidRPr="3B42584F">
        <w:rPr>
          <w:rFonts w:ascii="Times New Roman" w:hAnsi="Times New Roman" w:cs="Times New Roman"/>
        </w:rPr>
        <w:t xml:space="preserve">Now we will look at interpretation B. Within this interpretation, “the blue cover” is </w:t>
      </w:r>
      <w:r w:rsidRPr="3B42584F" w:rsidR="44482ECF">
        <w:rPr>
          <w:rFonts w:ascii="Times New Roman" w:hAnsi="Times New Roman" w:cs="Times New Roman"/>
        </w:rPr>
        <w:t>used to steal the book of poems.</w:t>
      </w:r>
      <w:r w:rsidRPr="3B42584F" w:rsidR="21DE5AA3">
        <w:rPr>
          <w:rFonts w:ascii="Times New Roman" w:hAnsi="Times New Roman" w:cs="Times New Roman"/>
        </w:rPr>
        <w:t xml:space="preserve"> (The nodes that are unchanged are not </w:t>
      </w:r>
      <w:r w:rsidRPr="3B42584F" w:rsidR="3BB2DB41">
        <w:rPr>
          <w:rFonts w:ascii="Times New Roman" w:hAnsi="Times New Roman" w:cs="Times New Roman"/>
        </w:rPr>
        <w:t>mention</w:t>
      </w:r>
      <w:r w:rsidRPr="3B42584F" w:rsidR="21DE5AA3">
        <w:rPr>
          <w:rFonts w:ascii="Times New Roman" w:hAnsi="Times New Roman" w:cs="Times New Roman"/>
        </w:rPr>
        <w:t>ed</w:t>
      </w:r>
      <w:r w:rsidRPr="3B42584F" w:rsidR="61CC2F3F">
        <w:rPr>
          <w:rFonts w:ascii="Times New Roman" w:hAnsi="Times New Roman" w:cs="Times New Roman"/>
        </w:rPr>
        <w:t xml:space="preserve"> again</w:t>
      </w:r>
      <w:r w:rsidRPr="3B42584F" w:rsidR="21DE5AA3">
        <w:rPr>
          <w:rFonts w:ascii="Times New Roman" w:hAnsi="Times New Roman" w:cs="Times New Roman"/>
        </w:rPr>
        <w:t xml:space="preserve"> here)</w:t>
      </w:r>
    </w:p>
    <w:p w:rsidR="3B42584F" w:rsidP="3B42584F" w:rsidRDefault="3B42584F" w14:paraId="587317F5" w14:textId="04C180E0">
      <w:pPr>
        <w:rPr>
          <w:rFonts w:ascii="Times New Roman" w:hAnsi="Times New Roman" w:cs="Times New Roman"/>
        </w:rPr>
      </w:pPr>
    </w:p>
    <w:p w:rsidR="1353CBE8" w:rsidP="3B42584F" w:rsidRDefault="1353CBE8" w14:paraId="7464E2ED" w14:textId="007FB3CE">
      <w:pPr>
        <w:spacing w:line="259" w:lineRule="auto"/>
        <w:rPr>
          <w:rFonts w:ascii="Times New Roman" w:hAnsi="Times New Roman" w:cs="Times New Roman"/>
        </w:rPr>
      </w:pPr>
      <w:r w:rsidRPr="3B42584F">
        <w:rPr>
          <w:rFonts w:ascii="Times New Roman" w:hAnsi="Times New Roman" w:cs="Times New Roman"/>
        </w:rPr>
        <w:t>1.1:</w:t>
      </w:r>
      <w:r w:rsidRPr="3B42584F" w:rsidR="4FBABD85">
        <w:rPr>
          <w:rFonts w:ascii="Times New Roman" w:hAnsi="Times New Roman" w:cs="Times New Roman"/>
        </w:rPr>
        <w:t xml:space="preserve"> same as A 1.1</w:t>
      </w:r>
    </w:p>
    <w:p w:rsidR="1353CBE8" w:rsidP="3B42584F" w:rsidRDefault="1353CBE8" w14:paraId="0DACA4C2" w14:textId="50C96EEE">
      <w:pPr>
        <w:rPr>
          <w:rFonts w:ascii="Times New Roman" w:hAnsi="Times New Roman" w:cs="Times New Roman"/>
        </w:rPr>
      </w:pPr>
      <w:r w:rsidRPr="3B42584F">
        <w:rPr>
          <w:rFonts w:ascii="Times New Roman" w:hAnsi="Times New Roman" w:cs="Times New Roman"/>
        </w:rPr>
        <w:t xml:space="preserve">1.2: </w:t>
      </w:r>
      <w:r w:rsidRPr="3B42584F" w:rsidR="25EF5328">
        <w:rPr>
          <w:rFonts w:ascii="Times New Roman" w:hAnsi="Times New Roman" w:cs="Times New Roman"/>
        </w:rPr>
        <w:t xml:space="preserve">same as </w:t>
      </w:r>
      <w:r w:rsidRPr="3B42584F" w:rsidR="7791B0BE">
        <w:rPr>
          <w:rFonts w:ascii="Times New Roman" w:hAnsi="Times New Roman" w:cs="Times New Roman"/>
        </w:rPr>
        <w:t xml:space="preserve">A </w:t>
      </w:r>
      <w:r w:rsidRPr="3B42584F" w:rsidR="25EF5328">
        <w:rPr>
          <w:rFonts w:ascii="Times New Roman" w:hAnsi="Times New Roman" w:cs="Times New Roman"/>
        </w:rPr>
        <w:t>1.</w:t>
      </w:r>
      <w:r w:rsidRPr="3B42584F" w:rsidR="38E21B7F">
        <w:rPr>
          <w:rFonts w:ascii="Times New Roman" w:hAnsi="Times New Roman" w:cs="Times New Roman"/>
        </w:rPr>
        <w:t>2</w:t>
      </w:r>
    </w:p>
    <w:p w:rsidR="1353CBE8" w:rsidP="3B42584F" w:rsidRDefault="1353CBE8" w14:paraId="2239252E" w14:textId="028BAE61">
      <w:pPr>
        <w:rPr>
          <w:rFonts w:ascii="Times New Roman" w:hAnsi="Times New Roman" w:cs="Times New Roman"/>
        </w:rPr>
      </w:pPr>
      <w:r w:rsidRPr="3B42584F">
        <w:rPr>
          <w:rFonts w:ascii="Times New Roman" w:hAnsi="Times New Roman" w:cs="Times New Roman"/>
        </w:rPr>
        <w:t xml:space="preserve">2.1: </w:t>
      </w:r>
      <w:r w:rsidRPr="3B42584F" w:rsidR="6318311B">
        <w:rPr>
          <w:rFonts w:ascii="Times New Roman" w:hAnsi="Times New Roman" w:cs="Times New Roman"/>
        </w:rPr>
        <w:t>same as A 2.1</w:t>
      </w:r>
    </w:p>
    <w:p w:rsidR="1353CBE8" w:rsidP="3B42584F" w:rsidRDefault="1353CBE8" w14:paraId="23ECA849" w14:textId="0916E0F8">
      <w:pPr>
        <w:rPr>
          <w:rFonts w:ascii="Times New Roman" w:hAnsi="Times New Roman" w:cs="Times New Roman"/>
        </w:rPr>
      </w:pPr>
      <w:r w:rsidRPr="3B42584F">
        <w:rPr>
          <w:rFonts w:ascii="Times New Roman" w:hAnsi="Times New Roman" w:cs="Times New Roman"/>
        </w:rPr>
        <w:t xml:space="preserve">2.2: </w:t>
      </w:r>
      <w:r w:rsidRPr="3B42584F" w:rsidR="257371B3">
        <w:rPr>
          <w:rFonts w:ascii="Times New Roman" w:hAnsi="Times New Roman" w:cs="Times New Roman"/>
        </w:rPr>
        <w:t>“the big book of poems” is a suitable answer to the question “What did Lucy’s friend steal?” (stand-alone)</w:t>
      </w:r>
    </w:p>
    <w:p w:rsidR="65179F85" w:rsidP="3B42584F" w:rsidRDefault="65179F85" w14:paraId="5F165476" w14:textId="3A75289A">
      <w:pPr>
        <w:rPr>
          <w:rFonts w:ascii="Times New Roman" w:hAnsi="Times New Roman" w:cs="Times New Roman"/>
        </w:rPr>
      </w:pPr>
      <w:r w:rsidRPr="3B42584F">
        <w:rPr>
          <w:rFonts w:ascii="Times New Roman" w:hAnsi="Times New Roman" w:cs="Times New Roman"/>
        </w:rPr>
        <w:t>2.</w:t>
      </w:r>
      <w:r w:rsidRPr="3B42584F" w:rsidR="768DEB44">
        <w:rPr>
          <w:rFonts w:ascii="Times New Roman" w:hAnsi="Times New Roman" w:cs="Times New Roman"/>
        </w:rPr>
        <w:t>3: “with a blue cover” can be moved: “it was with a blue cover that a friend of Lucy stole the big book of poems”. (</w:t>
      </w:r>
      <w:proofErr w:type="gramStart"/>
      <w:r w:rsidRPr="3B42584F" w:rsidR="768DEB44">
        <w:rPr>
          <w:rFonts w:ascii="Times New Roman" w:hAnsi="Times New Roman" w:cs="Times New Roman"/>
        </w:rPr>
        <w:t>movement</w:t>
      </w:r>
      <w:proofErr w:type="gramEnd"/>
      <w:r>
        <w:br/>
      </w:r>
      <w:r w:rsidRPr="3B42584F" w:rsidR="1353CBE8">
        <w:rPr>
          <w:rFonts w:ascii="Times New Roman" w:hAnsi="Times New Roman" w:cs="Times New Roman"/>
        </w:rPr>
        <w:t xml:space="preserve">3.1: </w:t>
      </w:r>
      <w:r w:rsidRPr="3B42584F" w:rsidR="642128E2">
        <w:rPr>
          <w:rFonts w:ascii="Times New Roman" w:hAnsi="Times New Roman" w:cs="Times New Roman"/>
        </w:rPr>
        <w:t>same as A 3.1</w:t>
      </w:r>
    </w:p>
    <w:p w:rsidR="1353CBE8" w:rsidP="3B42584F" w:rsidRDefault="1353CBE8" w14:paraId="577BFACE" w14:textId="2F9B4BAA">
      <w:pPr>
        <w:rPr>
          <w:rFonts w:ascii="Times New Roman" w:hAnsi="Times New Roman" w:cs="Times New Roman"/>
        </w:rPr>
      </w:pPr>
      <w:r w:rsidRPr="3B42584F">
        <w:rPr>
          <w:rFonts w:ascii="Times New Roman" w:hAnsi="Times New Roman" w:cs="Times New Roman"/>
        </w:rPr>
        <w:t xml:space="preserve">3.2: </w:t>
      </w:r>
      <w:r w:rsidRPr="3B42584F" w:rsidR="6DA75A5B">
        <w:rPr>
          <w:rFonts w:ascii="Times New Roman" w:hAnsi="Times New Roman" w:cs="Times New Roman"/>
        </w:rPr>
        <w:t>same as A 3.2</w:t>
      </w:r>
    </w:p>
    <w:p w:rsidR="1353CBE8" w:rsidP="3B42584F" w:rsidRDefault="1353CBE8" w14:paraId="4006D6B2" w14:textId="27A26194">
      <w:pPr>
        <w:rPr>
          <w:rFonts w:ascii="Times New Roman" w:hAnsi="Times New Roman" w:cs="Times New Roman"/>
        </w:rPr>
      </w:pPr>
      <w:r w:rsidRPr="3B42584F">
        <w:rPr>
          <w:rFonts w:ascii="Times New Roman" w:hAnsi="Times New Roman" w:cs="Times New Roman"/>
        </w:rPr>
        <w:t xml:space="preserve">3.3: </w:t>
      </w:r>
      <w:r w:rsidRPr="3B42584F" w:rsidR="6C5C7F56">
        <w:rPr>
          <w:rFonts w:ascii="Times New Roman" w:hAnsi="Times New Roman" w:cs="Times New Roman"/>
        </w:rPr>
        <w:t>“a blue cover” can be coordinated with “and a black sigil” (coordination)</w:t>
      </w:r>
    </w:p>
    <w:p w:rsidR="1353CBE8" w:rsidP="3B42584F" w:rsidRDefault="1353CBE8" w14:paraId="22B1AB24" w14:textId="4C880276">
      <w:pPr>
        <w:rPr>
          <w:rFonts w:ascii="Times New Roman" w:hAnsi="Times New Roman" w:cs="Times New Roman"/>
        </w:rPr>
      </w:pPr>
      <w:r w:rsidRPr="3B42584F">
        <w:rPr>
          <w:rFonts w:ascii="Times New Roman" w:hAnsi="Times New Roman" w:cs="Times New Roman"/>
        </w:rPr>
        <w:t xml:space="preserve">4.1: </w:t>
      </w:r>
      <w:r w:rsidRPr="3B42584F" w:rsidR="2D2C9042">
        <w:rPr>
          <w:rFonts w:ascii="Times New Roman" w:hAnsi="Times New Roman" w:cs="Times New Roman"/>
        </w:rPr>
        <w:t>same as A 4.1</w:t>
      </w:r>
      <w:r>
        <w:tab/>
      </w:r>
    </w:p>
    <w:p w:rsidR="1353CBE8" w:rsidP="3B42584F" w:rsidRDefault="1353CBE8" w14:paraId="27893303" w14:textId="0C686410">
      <w:pPr>
        <w:rPr>
          <w:rFonts w:ascii="Times New Roman" w:hAnsi="Times New Roman" w:cs="Times New Roman"/>
        </w:rPr>
      </w:pPr>
      <w:r w:rsidRPr="3B42584F">
        <w:rPr>
          <w:rFonts w:ascii="Times New Roman" w:hAnsi="Times New Roman" w:cs="Times New Roman"/>
        </w:rPr>
        <w:t>4.2:</w:t>
      </w:r>
      <w:r w:rsidRPr="3B42584F" w:rsidR="0E63682D">
        <w:rPr>
          <w:rFonts w:ascii="Times New Roman" w:hAnsi="Times New Roman" w:cs="Times New Roman"/>
        </w:rPr>
        <w:t xml:space="preserve"> same as A 4.2</w:t>
      </w:r>
    </w:p>
    <w:p w:rsidR="1353CBE8" w:rsidP="3B42584F" w:rsidRDefault="1353CBE8" w14:paraId="643EDBFB" w14:textId="2CE608D4">
      <w:pPr>
        <w:rPr>
          <w:rFonts w:ascii="Times New Roman" w:hAnsi="Times New Roman" w:cs="Times New Roman"/>
        </w:rPr>
      </w:pPr>
      <w:r w:rsidRPr="3B42584F">
        <w:rPr>
          <w:rFonts w:ascii="Times New Roman" w:hAnsi="Times New Roman" w:cs="Times New Roman"/>
        </w:rPr>
        <w:t xml:space="preserve">4.3: </w:t>
      </w:r>
      <w:r w:rsidRPr="3B42584F" w:rsidR="543297A3">
        <w:rPr>
          <w:rFonts w:ascii="Times New Roman" w:hAnsi="Times New Roman" w:cs="Times New Roman"/>
        </w:rPr>
        <w:t>“blue cover” can be coordinated with something like “and gilded pages”. (coordination)</w:t>
      </w:r>
    </w:p>
    <w:p w:rsidR="1353CBE8" w:rsidP="3B42584F" w:rsidRDefault="1353CBE8" w14:paraId="1EFAB49A" w14:textId="4501B7C0">
      <w:pPr>
        <w:rPr>
          <w:rFonts w:ascii="Times New Roman" w:hAnsi="Times New Roman" w:cs="Times New Roman"/>
        </w:rPr>
      </w:pPr>
      <w:r w:rsidRPr="3B42584F">
        <w:rPr>
          <w:rFonts w:ascii="Times New Roman" w:hAnsi="Times New Roman" w:cs="Times New Roman"/>
        </w:rPr>
        <w:t xml:space="preserve">5.1: </w:t>
      </w:r>
      <w:r w:rsidRPr="3B42584F" w:rsidR="56FF749B">
        <w:rPr>
          <w:rFonts w:ascii="Times New Roman" w:hAnsi="Times New Roman" w:cs="Times New Roman"/>
        </w:rPr>
        <w:t>same as A 5.1</w:t>
      </w:r>
    </w:p>
    <w:p w:rsidR="3B42584F" w:rsidP="3B42584F" w:rsidRDefault="3B42584F" w14:paraId="0BC3654C" w14:textId="6A6C9A76">
      <w:pPr>
        <w:rPr>
          <w:rFonts w:ascii="Times New Roman" w:hAnsi="Times New Roman" w:cs="Times New Roman"/>
        </w:rPr>
      </w:pPr>
    </w:p>
    <w:p w:rsidR="007B00ED" w:rsidP="00725D41" w:rsidRDefault="5DAE69BD" w14:paraId="5F8A004F" w14:textId="2E029857">
      <w:pPr>
        <w:rPr>
          <w:rFonts w:ascii="Times New Roman" w:hAnsi="Times New Roman" w:cs="Times New Roman"/>
        </w:rPr>
      </w:pPr>
      <w:r w:rsidRPr="3B42584F">
        <w:rPr>
          <w:rFonts w:ascii="Times New Roman" w:hAnsi="Times New Roman" w:cs="Times New Roman"/>
        </w:rPr>
        <w:t>(b)</w:t>
      </w:r>
    </w:p>
    <w:p w:rsidR="0F53608F" w:rsidP="3B42584F" w:rsidRDefault="0F53608F" w14:paraId="76B7BCF3" w14:textId="25B83E1F">
      <w:pPr>
        <w:rPr>
          <w:rFonts w:ascii="Times New Roman" w:hAnsi="Times New Roman" w:cs="Times New Roman"/>
        </w:rPr>
      </w:pPr>
      <w:r w:rsidRPr="632394BB" w:rsidR="0F53608F">
        <w:rPr>
          <w:rFonts w:ascii="Times New Roman" w:hAnsi="Times New Roman" w:cs="Times New Roman"/>
        </w:rPr>
        <w:t>Again, we begin with interpretation A.</w:t>
      </w:r>
      <w:r w:rsidRPr="632394BB" w:rsidR="116D0956">
        <w:rPr>
          <w:rFonts w:ascii="Times New Roman" w:hAnsi="Times New Roman" w:cs="Times New Roman"/>
        </w:rPr>
        <w:t xml:space="preserve"> Within this interpretation</w:t>
      </w:r>
      <w:r w:rsidRPr="632394BB" w:rsidR="31307672">
        <w:rPr>
          <w:rFonts w:ascii="Times New Roman" w:hAnsi="Times New Roman" w:cs="Times New Roman"/>
        </w:rPr>
        <w:t xml:space="preserve">, the car is driven within the </w:t>
      </w:r>
      <w:r w:rsidRPr="632394BB" w:rsidR="31307672">
        <w:rPr>
          <w:rFonts w:ascii="Times New Roman" w:hAnsi="Times New Roman" w:cs="Times New Roman"/>
        </w:rPr>
        <w:t>garage (as in the car never leaves the garage)</w:t>
      </w:r>
    </w:p>
    <w:p w:rsidR="3B42584F" w:rsidP="3B42584F" w:rsidRDefault="3B42584F" w14:paraId="6B5B11CC" w14:textId="1566C8B3">
      <w:pPr>
        <w:rPr>
          <w:rFonts w:ascii="Times New Roman" w:hAnsi="Times New Roman" w:cs="Times New Roman"/>
        </w:rPr>
      </w:pPr>
    </w:p>
    <w:p w:rsidR="31307672" w:rsidP="3B42584F" w:rsidRDefault="31307672" w14:paraId="7FDD9D33" w14:textId="427016DF">
      <w:pPr>
        <w:rPr>
          <w:rFonts w:ascii="Times New Roman" w:hAnsi="Times New Roman" w:cs="Times New Roman"/>
        </w:rPr>
      </w:pPr>
      <w:r w:rsidRPr="632394BB" w:rsidR="31307672">
        <w:rPr>
          <w:rFonts w:ascii="Times New Roman" w:hAnsi="Times New Roman" w:cs="Times New Roman"/>
        </w:rPr>
        <w:t>1.1:</w:t>
      </w:r>
      <w:r w:rsidRPr="632394BB" w:rsidR="116D0956">
        <w:rPr>
          <w:rFonts w:ascii="Times New Roman" w:hAnsi="Times New Roman" w:cs="Times New Roman"/>
        </w:rPr>
        <w:t xml:space="preserve"> </w:t>
      </w:r>
      <w:r w:rsidRPr="632394BB" w:rsidR="20323D60">
        <w:rPr>
          <w:rFonts w:ascii="Times New Roman" w:hAnsi="Times New Roman" w:cs="Times New Roman"/>
        </w:rPr>
        <w:t>“drove the red car in the garage” can be replaced with “did</w:t>
      </w:r>
      <w:r w:rsidRPr="632394BB" w:rsidR="20323D60">
        <w:rPr>
          <w:rFonts w:ascii="Times New Roman" w:hAnsi="Times New Roman" w:cs="Times New Roman"/>
        </w:rPr>
        <w:t>”.</w:t>
      </w:r>
      <w:r w:rsidRPr="632394BB" w:rsidR="20323D60">
        <w:rPr>
          <w:rFonts w:ascii="Times New Roman" w:hAnsi="Times New Roman" w:cs="Times New Roman"/>
        </w:rPr>
        <w:t xml:space="preserve"> (replacement)</w:t>
      </w:r>
    </w:p>
    <w:p w:rsidR="1ED5A57C" w:rsidP="632394BB" w:rsidRDefault="1ED5A57C" w14:paraId="3F1CED72" w14:textId="63F9941C">
      <w:pPr>
        <w:rPr>
          <w:rFonts w:ascii="Times New Roman" w:hAnsi="Times New Roman" w:cs="Times New Roman"/>
          <w:highlight w:val="lightGray"/>
        </w:rPr>
      </w:pPr>
      <w:commentRangeStart w:id="23"/>
      <w:r w:rsidRPr="632394BB" w:rsidR="1ED5A57C">
        <w:rPr>
          <w:rFonts w:ascii="Times New Roman" w:hAnsi="Times New Roman" w:cs="Times New Roman"/>
          <w:highlight w:val="lightGray"/>
        </w:rPr>
        <w:t>2.1: “drove the red car” is a suitable response to the question “what did Frank do?”</w:t>
      </w:r>
      <w:r w:rsidRPr="632394BB" w:rsidR="14BBE714">
        <w:rPr>
          <w:rFonts w:ascii="Times New Roman" w:hAnsi="Times New Roman" w:cs="Times New Roman"/>
          <w:highlight w:val="lightGray"/>
        </w:rPr>
        <w:t xml:space="preserve"> (stand-alone)</w:t>
      </w:r>
      <w:commentRangeEnd w:id="23"/>
      <w:r>
        <w:rPr>
          <w:rStyle w:val="CommentReference"/>
        </w:rPr>
        <w:commentReference w:id="23"/>
      </w:r>
    </w:p>
    <w:p w:rsidR="6E21C28E" w:rsidP="632394BB" w:rsidRDefault="6E21C28E" w14:paraId="474B4213" w14:textId="44029A7D">
      <w:pPr>
        <w:rPr>
          <w:rFonts w:ascii="Times New Roman" w:hAnsi="Times New Roman" w:cs="Times New Roman"/>
        </w:rPr>
      </w:pPr>
      <w:r w:rsidRPr="632394BB" w:rsidR="6E21C28E">
        <w:rPr>
          <w:rFonts w:ascii="Times New Roman" w:hAnsi="Times New Roman" w:cs="Times New Roman"/>
        </w:rPr>
        <w:t>2.1: “drove the red car” can be coordinated with “and fixed the blue car</w:t>
      </w:r>
      <w:r w:rsidRPr="632394BB" w:rsidR="6E21C28E">
        <w:rPr>
          <w:rFonts w:ascii="Times New Roman" w:hAnsi="Times New Roman" w:cs="Times New Roman"/>
        </w:rPr>
        <w:t>”.</w:t>
      </w:r>
      <w:r w:rsidRPr="632394BB" w:rsidR="6E21C28E">
        <w:rPr>
          <w:rFonts w:ascii="Times New Roman" w:hAnsi="Times New Roman" w:cs="Times New Roman"/>
        </w:rPr>
        <w:t xml:space="preserve"> (</w:t>
      </w:r>
      <w:r w:rsidRPr="632394BB" w:rsidR="6E21C28E">
        <w:rPr>
          <w:rFonts w:ascii="Times New Roman" w:hAnsi="Times New Roman" w:cs="Times New Roman"/>
        </w:rPr>
        <w:t>coordination</w:t>
      </w:r>
      <w:r w:rsidRPr="632394BB" w:rsidR="6391CED4">
        <w:rPr>
          <w:rFonts w:ascii="Times New Roman" w:hAnsi="Times New Roman" w:cs="Times New Roman"/>
        </w:rPr>
        <w:t>)</w:t>
      </w:r>
    </w:p>
    <w:p w:rsidR="14BBE714" w:rsidP="3B42584F" w:rsidRDefault="14BBE714" w14:paraId="23659A39" w14:textId="7EE65417">
      <w:pPr>
        <w:rPr>
          <w:rFonts w:ascii="Times New Roman" w:hAnsi="Times New Roman" w:cs="Times New Roman"/>
        </w:rPr>
      </w:pPr>
      <w:r w:rsidRPr="632394BB" w:rsidR="14BBE714">
        <w:rPr>
          <w:rFonts w:ascii="Times New Roman" w:hAnsi="Times New Roman" w:cs="Times New Roman"/>
        </w:rPr>
        <w:t>2.2: “in the</w:t>
      </w:r>
      <w:r w:rsidRPr="632394BB" w:rsidR="14BBE714">
        <w:rPr>
          <w:rFonts w:ascii="Times New Roman" w:hAnsi="Times New Roman" w:cs="Times New Roman"/>
        </w:rPr>
        <w:t xml:space="preserve"> garage” can be moved: “it was in the garage </w:t>
      </w:r>
      <w:r w:rsidRPr="632394BB" w:rsidR="14BBE714">
        <w:rPr>
          <w:rFonts w:ascii="Times New Roman" w:hAnsi="Times New Roman" w:cs="Times New Roman"/>
        </w:rPr>
        <w:t>that frank</w:t>
      </w:r>
      <w:r w:rsidRPr="632394BB" w:rsidR="14BBE714">
        <w:rPr>
          <w:rFonts w:ascii="Times New Roman" w:hAnsi="Times New Roman" w:cs="Times New Roman"/>
        </w:rPr>
        <w:t xml:space="preserve"> drove the red car</w:t>
      </w:r>
      <w:r w:rsidRPr="632394BB" w:rsidR="14BBE714">
        <w:rPr>
          <w:rFonts w:ascii="Times New Roman" w:hAnsi="Times New Roman" w:cs="Times New Roman"/>
        </w:rPr>
        <w:t>”.</w:t>
      </w:r>
      <w:r w:rsidRPr="632394BB" w:rsidR="14BBE714">
        <w:rPr>
          <w:rFonts w:ascii="Times New Roman" w:hAnsi="Times New Roman" w:cs="Times New Roman"/>
        </w:rPr>
        <w:t xml:space="preserve"> (movement)</w:t>
      </w:r>
    </w:p>
    <w:p w:rsidR="14BBE714" w:rsidP="3B42584F" w:rsidRDefault="14BBE714" w14:paraId="456FCEC3" w14:textId="35A4DEAD">
      <w:pPr>
        <w:rPr>
          <w:rFonts w:ascii="Times New Roman" w:hAnsi="Times New Roman" w:cs="Times New Roman"/>
        </w:rPr>
      </w:pPr>
      <w:r w:rsidRPr="632394BB" w:rsidR="14BBE714">
        <w:rPr>
          <w:rFonts w:ascii="Times New Roman" w:hAnsi="Times New Roman" w:cs="Times New Roman"/>
        </w:rPr>
        <w:t xml:space="preserve">3.1: “the red car” can be </w:t>
      </w:r>
      <w:r w:rsidRPr="632394BB" w:rsidR="14BBE714">
        <w:rPr>
          <w:rFonts w:ascii="Times New Roman" w:hAnsi="Times New Roman" w:cs="Times New Roman"/>
        </w:rPr>
        <w:t>coordinated with something like “and the blue car</w:t>
      </w:r>
      <w:r w:rsidRPr="632394BB" w:rsidR="14BBE714">
        <w:rPr>
          <w:rFonts w:ascii="Times New Roman" w:hAnsi="Times New Roman" w:cs="Times New Roman"/>
        </w:rPr>
        <w:t>”.</w:t>
      </w:r>
    </w:p>
    <w:p w:rsidR="1507ACCC" w:rsidP="3B42584F" w:rsidRDefault="1507ACCC" w14:paraId="650E6034" w14:textId="178183E3">
      <w:pPr>
        <w:rPr>
          <w:rFonts w:ascii="Times New Roman" w:hAnsi="Times New Roman" w:cs="Times New Roman"/>
        </w:rPr>
      </w:pPr>
      <w:r w:rsidRPr="632394BB" w:rsidR="1507ACCC">
        <w:rPr>
          <w:rFonts w:ascii="Times New Roman" w:hAnsi="Times New Roman" w:cs="Times New Roman"/>
        </w:rPr>
        <w:t>3.2: “th</w:t>
      </w:r>
      <w:r w:rsidRPr="632394BB" w:rsidR="1507ACCC">
        <w:rPr>
          <w:rFonts w:ascii="Times New Roman" w:hAnsi="Times New Roman" w:cs="Times New Roman"/>
        </w:rPr>
        <w:t xml:space="preserve">e </w:t>
      </w:r>
      <w:r w:rsidRPr="632394BB" w:rsidR="1507ACCC">
        <w:rPr>
          <w:rFonts w:ascii="Times New Roman" w:hAnsi="Times New Roman" w:cs="Times New Roman"/>
        </w:rPr>
        <w:t>garage</w:t>
      </w:r>
      <w:r w:rsidRPr="632394BB" w:rsidR="00A99389">
        <w:rPr>
          <w:rFonts w:ascii="Times New Roman" w:hAnsi="Times New Roman" w:cs="Times New Roman"/>
        </w:rPr>
        <w:t>” can be replaced with “there” (replacement)</w:t>
      </w:r>
    </w:p>
    <w:p w:rsidR="00A99389" w:rsidP="3B42584F" w:rsidRDefault="00A99389" w14:paraId="00AF3A2A" w14:textId="1FB530E9">
      <w:pPr>
        <w:rPr>
          <w:rFonts w:ascii="Times New Roman" w:hAnsi="Times New Roman" w:cs="Times New Roman"/>
        </w:rPr>
      </w:pPr>
      <w:r w:rsidRPr="632394BB" w:rsidR="00A99389">
        <w:rPr>
          <w:rFonts w:ascii="Times New Roman" w:hAnsi="Times New Roman" w:cs="Times New Roman"/>
        </w:rPr>
        <w:t xml:space="preserve">4.1: </w:t>
      </w:r>
      <w:r w:rsidRPr="632394BB" w:rsidR="6D4FF6C1">
        <w:rPr>
          <w:rFonts w:ascii="Times New Roman" w:hAnsi="Times New Roman" w:cs="Times New Roman"/>
        </w:rPr>
        <w:t xml:space="preserve">This is the same situation as seen with “big book” earlier. If the sentence </w:t>
      </w:r>
      <w:r w:rsidRPr="632394BB" w:rsidR="6D4FF6C1">
        <w:rPr>
          <w:rFonts w:ascii="Times New Roman" w:hAnsi="Times New Roman" w:cs="Times New Roman"/>
        </w:rPr>
        <w:t>was</w:t>
      </w:r>
      <w:r w:rsidRPr="632394BB" w:rsidR="6D4FF6C1">
        <w:rPr>
          <w:rFonts w:ascii="Times New Roman" w:hAnsi="Times New Roman" w:cs="Times New Roman"/>
        </w:rPr>
        <w:t xml:space="preserve"> “Frank drove the red car</w:t>
      </w:r>
      <w:r w:rsidRPr="632394BB" w:rsidR="6D4FF6C1">
        <w:rPr>
          <w:rFonts w:ascii="Times New Roman" w:hAnsi="Times New Roman" w:cs="Times New Roman"/>
        </w:rPr>
        <w:t>”,</w:t>
      </w:r>
      <w:r w:rsidRPr="632394BB" w:rsidR="6D4FF6C1">
        <w:rPr>
          <w:rFonts w:ascii="Times New Roman" w:hAnsi="Times New Roman" w:cs="Times New Roman"/>
        </w:rPr>
        <w:t xml:space="preserve"> without the rest of the se</w:t>
      </w:r>
      <w:r w:rsidRPr="632394BB" w:rsidR="6D4FF6C1">
        <w:rPr>
          <w:rFonts w:ascii="Times New Roman" w:hAnsi="Times New Roman" w:cs="Times New Roman"/>
        </w:rPr>
        <w:t>n</w:t>
      </w:r>
      <w:r w:rsidRPr="632394BB" w:rsidR="6D4FF6C1">
        <w:rPr>
          <w:rFonts w:ascii="Times New Roman" w:hAnsi="Times New Roman" w:cs="Times New Roman"/>
        </w:rPr>
        <w:t>ten</w:t>
      </w:r>
      <w:r w:rsidRPr="632394BB" w:rsidR="6D4FF6C1">
        <w:rPr>
          <w:rFonts w:ascii="Times New Roman" w:hAnsi="Times New Roman" w:cs="Times New Roman"/>
        </w:rPr>
        <w:t>ce, “red car” could be replaced simply with “car</w:t>
      </w:r>
      <w:r w:rsidRPr="632394BB" w:rsidR="6D4FF6C1">
        <w:rPr>
          <w:rFonts w:ascii="Times New Roman" w:hAnsi="Times New Roman" w:cs="Times New Roman"/>
        </w:rPr>
        <w:t>”,</w:t>
      </w:r>
      <w:r w:rsidRPr="632394BB" w:rsidR="6D4FF6C1">
        <w:rPr>
          <w:rFonts w:ascii="Times New Roman" w:hAnsi="Times New Roman" w:cs="Times New Roman"/>
        </w:rPr>
        <w:t xml:space="preserve"> which is some evidence for this being th</w:t>
      </w:r>
      <w:r w:rsidRPr="632394BB" w:rsidR="6D4FF6C1">
        <w:rPr>
          <w:rFonts w:ascii="Times New Roman" w:hAnsi="Times New Roman" w:cs="Times New Roman"/>
        </w:rPr>
        <w:t>e correct split. I have, however, been completely unable to find evidence for “the red” being a constituent, which is why I chose this split.</w:t>
      </w:r>
    </w:p>
    <w:p w:rsidR="3B42584F" w:rsidP="3B42584F" w:rsidRDefault="3B42584F" w14:paraId="6AC6B022" w14:textId="5CF673B7">
      <w:pPr>
        <w:rPr>
          <w:rFonts w:ascii="Times New Roman" w:hAnsi="Times New Roman" w:cs="Times New Roman"/>
        </w:rPr>
      </w:pPr>
    </w:p>
    <w:p w:rsidR="473CC38E" w:rsidP="3B42584F" w:rsidRDefault="473CC38E" w14:paraId="282B5DA3" w14:textId="3A47E701">
      <w:pPr>
        <w:rPr>
          <w:rFonts w:ascii="Times New Roman" w:hAnsi="Times New Roman" w:cs="Times New Roman"/>
        </w:rPr>
      </w:pPr>
      <w:r w:rsidRPr="632394BB" w:rsidR="473CC38E">
        <w:rPr>
          <w:rFonts w:ascii="Times New Roman" w:hAnsi="Times New Roman" w:cs="Times New Roman"/>
        </w:rPr>
        <w:t xml:space="preserve">Now, let us look at interpretation B. Within this interpretation, the phrase “in </w:t>
      </w:r>
      <w:r w:rsidRPr="632394BB" w:rsidR="731DE482">
        <w:rPr>
          <w:rFonts w:ascii="Times New Roman" w:hAnsi="Times New Roman" w:cs="Times New Roman"/>
        </w:rPr>
        <w:t>the garage” simply refers to the car’s origin (</w:t>
      </w:r>
      <w:r w:rsidRPr="632394BB" w:rsidR="731DE482">
        <w:rPr>
          <w:rFonts w:ascii="Times New Roman" w:hAnsi="Times New Roman" w:cs="Times New Roman"/>
        </w:rPr>
        <w:t>as in</w:t>
      </w:r>
      <w:r w:rsidRPr="632394BB" w:rsidR="731DE482">
        <w:rPr>
          <w:rFonts w:ascii="Times New Roman" w:hAnsi="Times New Roman" w:cs="Times New Roman"/>
        </w:rPr>
        <w:t xml:space="preserve"> Frank drove “</w:t>
      </w:r>
      <w:r w:rsidRPr="632394BB" w:rsidR="5E85162D">
        <w:rPr>
          <w:rFonts w:ascii="Times New Roman" w:hAnsi="Times New Roman" w:cs="Times New Roman"/>
        </w:rPr>
        <w:t>the red car in the garage</w:t>
      </w:r>
      <w:r w:rsidRPr="632394BB" w:rsidR="5E85162D">
        <w:rPr>
          <w:rFonts w:ascii="Times New Roman" w:hAnsi="Times New Roman" w:cs="Times New Roman"/>
        </w:rPr>
        <w:t>”,</w:t>
      </w:r>
      <w:r w:rsidRPr="632394BB" w:rsidR="5E85162D">
        <w:rPr>
          <w:rFonts w:ascii="Times New Roman" w:hAnsi="Times New Roman" w:cs="Times New Roman"/>
        </w:rPr>
        <w:t xml:space="preserve"> out of the garage).</w:t>
      </w:r>
      <w:r w:rsidRPr="632394BB" w:rsidR="31281F03">
        <w:rPr>
          <w:rFonts w:ascii="Times New Roman" w:hAnsi="Times New Roman" w:cs="Times New Roman"/>
        </w:rPr>
        <w:t xml:space="preserve"> (A</w:t>
      </w:r>
      <w:r w:rsidRPr="632394BB" w:rsidR="7729879C">
        <w:rPr>
          <w:rFonts w:ascii="Times New Roman" w:hAnsi="Times New Roman" w:cs="Times New Roman"/>
        </w:rPr>
        <w:t xml:space="preserve">gain, unchanged nodes are not </w:t>
      </w:r>
      <w:r w:rsidRPr="632394BB" w:rsidR="60B722A0">
        <w:rPr>
          <w:rFonts w:ascii="Times New Roman" w:hAnsi="Times New Roman" w:cs="Times New Roman"/>
        </w:rPr>
        <w:t xml:space="preserve">mentioned </w:t>
      </w:r>
      <w:r w:rsidRPr="632394BB" w:rsidR="7729879C">
        <w:rPr>
          <w:rFonts w:ascii="Times New Roman" w:hAnsi="Times New Roman" w:cs="Times New Roman"/>
        </w:rPr>
        <w:t>again</w:t>
      </w:r>
      <w:r w:rsidRPr="632394BB" w:rsidR="32581C8C">
        <w:rPr>
          <w:rFonts w:ascii="Times New Roman" w:hAnsi="Times New Roman" w:cs="Times New Roman"/>
        </w:rPr>
        <w:t>)</w:t>
      </w:r>
    </w:p>
    <w:p w:rsidR="3B42584F" w:rsidP="3B42584F" w:rsidRDefault="3B42584F" w14:paraId="5D17F3C5" w14:textId="50135655">
      <w:pPr>
        <w:rPr>
          <w:rFonts w:ascii="Times New Roman" w:hAnsi="Times New Roman" w:cs="Times New Roman"/>
        </w:rPr>
      </w:pPr>
    </w:p>
    <w:p w:rsidR="31281F03" w:rsidP="3B42584F" w:rsidRDefault="31281F03" w14:paraId="67CEE9FD" w14:textId="5C626446">
      <w:pPr>
        <w:rPr>
          <w:rFonts w:ascii="Times New Roman" w:hAnsi="Times New Roman" w:cs="Times New Roman"/>
        </w:rPr>
      </w:pPr>
      <w:r w:rsidRPr="3B42584F">
        <w:rPr>
          <w:rFonts w:ascii="Times New Roman" w:hAnsi="Times New Roman" w:cs="Times New Roman"/>
        </w:rPr>
        <w:t>1.1:</w:t>
      </w:r>
      <w:r w:rsidRPr="3B42584F" w:rsidR="54C28A96">
        <w:rPr>
          <w:rFonts w:ascii="Times New Roman" w:hAnsi="Times New Roman" w:cs="Times New Roman"/>
        </w:rPr>
        <w:t xml:space="preserve"> same as A 1.1</w:t>
      </w:r>
    </w:p>
    <w:p w:rsidR="31281F03" w:rsidP="3B42584F" w:rsidRDefault="31281F03" w14:paraId="312C5695" w14:textId="112DEA49">
      <w:pPr>
        <w:rPr>
          <w:rFonts w:ascii="Times New Roman" w:hAnsi="Times New Roman" w:cs="Times New Roman"/>
        </w:rPr>
      </w:pPr>
      <w:r w:rsidRPr="3B42584F">
        <w:rPr>
          <w:rFonts w:ascii="Times New Roman" w:hAnsi="Times New Roman" w:cs="Times New Roman"/>
        </w:rPr>
        <w:t>2.1: “the red car</w:t>
      </w:r>
      <w:r w:rsidRPr="3B42584F" w:rsidR="713A732C">
        <w:rPr>
          <w:rFonts w:ascii="Times New Roman" w:hAnsi="Times New Roman" w:cs="Times New Roman"/>
        </w:rPr>
        <w:t xml:space="preserve"> in the garage</w:t>
      </w:r>
      <w:r w:rsidRPr="3B42584F">
        <w:rPr>
          <w:rFonts w:ascii="Times New Roman" w:hAnsi="Times New Roman" w:cs="Times New Roman"/>
        </w:rPr>
        <w:t>”</w:t>
      </w:r>
      <w:r w:rsidRPr="3B42584F" w:rsidR="1D378692">
        <w:rPr>
          <w:rFonts w:ascii="Times New Roman" w:hAnsi="Times New Roman" w:cs="Times New Roman"/>
        </w:rPr>
        <w:t xml:space="preserve"> can be replaced with “it”. (replacement)</w:t>
      </w:r>
    </w:p>
    <w:p w:rsidR="31281F03" w:rsidP="632394BB" w:rsidRDefault="31281F03" w14:paraId="20E8B288" w14:textId="7734E958">
      <w:pPr>
        <w:rPr>
          <w:rFonts w:ascii="Times New Roman" w:hAnsi="Times New Roman" w:cs="Times New Roman"/>
          <w:highlight w:val="lightGray"/>
        </w:rPr>
      </w:pPr>
      <w:r w:rsidRPr="632394BB" w:rsidR="31281F03">
        <w:rPr>
          <w:rFonts w:ascii="Times New Roman" w:hAnsi="Times New Roman" w:cs="Times New Roman"/>
          <w:highlight w:val="lightGray"/>
        </w:rPr>
        <w:t xml:space="preserve">3.1: </w:t>
      </w:r>
      <w:r w:rsidRPr="632394BB" w:rsidR="27E7D64B">
        <w:rPr>
          <w:rFonts w:ascii="Times New Roman" w:hAnsi="Times New Roman" w:cs="Times New Roman"/>
          <w:highlight w:val="lightGray"/>
        </w:rPr>
        <w:t>same as A 3.1</w:t>
      </w:r>
    </w:p>
    <w:p w:rsidR="542B9C67" w:rsidP="632394BB" w:rsidRDefault="542B9C67" w14:paraId="14C56155" w14:textId="7EECEE23">
      <w:pPr>
        <w:rPr>
          <w:rFonts w:ascii="Times New Roman" w:hAnsi="Times New Roman" w:cs="Times New Roman"/>
        </w:rPr>
      </w:pPr>
      <w:r w:rsidRPr="632394BB" w:rsidR="542B9C67">
        <w:rPr>
          <w:rFonts w:ascii="Times New Roman" w:hAnsi="Times New Roman" w:cs="Times New Roman"/>
        </w:rPr>
        <w:t xml:space="preserve">This </w:t>
      </w:r>
      <w:r w:rsidRPr="632394BB" w:rsidR="542B9C67">
        <w:rPr>
          <w:rFonts w:ascii="Times New Roman" w:hAnsi="Times New Roman" w:cs="Times New Roman"/>
        </w:rPr>
        <w:t>incarna</w:t>
      </w:r>
      <w:r w:rsidRPr="632394BB" w:rsidR="542B9C67">
        <w:rPr>
          <w:rFonts w:ascii="Times New Roman" w:hAnsi="Times New Roman" w:cs="Times New Roman"/>
        </w:rPr>
        <w:t>tion of 3.1 no longer exists.</w:t>
      </w:r>
    </w:p>
    <w:p w:rsidR="7A4FCCDC" w:rsidP="3B42584F" w:rsidRDefault="7A4FCCDC" w14:paraId="4C394B96" w14:textId="4A735DF4">
      <w:pPr>
        <w:rPr>
          <w:rFonts w:ascii="Times New Roman" w:hAnsi="Times New Roman" w:cs="Times New Roman"/>
        </w:rPr>
      </w:pPr>
      <w:r w:rsidRPr="3B42584F">
        <w:rPr>
          <w:rFonts w:ascii="Times New Roman" w:hAnsi="Times New Roman" w:cs="Times New Roman"/>
        </w:rPr>
        <w:t>3.2: “in the garage”</w:t>
      </w:r>
      <w:r w:rsidRPr="3B42584F" w:rsidR="596D6163">
        <w:rPr>
          <w:rFonts w:ascii="Times New Roman" w:hAnsi="Times New Roman" w:cs="Times New Roman"/>
        </w:rPr>
        <w:t xml:space="preserve"> can be moved: “it was in the garage that frank drove the red car”. (movement)</w:t>
      </w:r>
    </w:p>
    <w:p w:rsidR="7A4FCCDC" w:rsidP="3B42584F" w:rsidRDefault="7A4FCCDC" w14:paraId="5642B3B4" w14:textId="4DAD4221">
      <w:pPr>
        <w:rPr>
          <w:rFonts w:ascii="Times New Roman" w:hAnsi="Times New Roman" w:cs="Times New Roman"/>
        </w:rPr>
      </w:pPr>
      <w:r w:rsidRPr="3B42584F">
        <w:rPr>
          <w:rFonts w:ascii="Times New Roman" w:hAnsi="Times New Roman" w:cs="Times New Roman"/>
        </w:rPr>
        <w:t>4.1: same as A 4.1</w:t>
      </w:r>
    </w:p>
    <w:p w:rsidR="7A4FCCDC" w:rsidP="3B42584F" w:rsidRDefault="7A4FCCDC" w14:paraId="2802DEA6" w14:textId="70D7CE01">
      <w:pPr>
        <w:rPr>
          <w:rFonts w:ascii="Times New Roman" w:hAnsi="Times New Roman" w:cs="Times New Roman"/>
        </w:rPr>
      </w:pPr>
      <w:r w:rsidRPr="3B42584F">
        <w:rPr>
          <w:rFonts w:ascii="Times New Roman" w:hAnsi="Times New Roman" w:cs="Times New Roman"/>
        </w:rPr>
        <w:t>4</w:t>
      </w:r>
      <w:r w:rsidRPr="3B42584F" w:rsidR="31281F03">
        <w:rPr>
          <w:rFonts w:ascii="Times New Roman" w:hAnsi="Times New Roman" w:cs="Times New Roman"/>
        </w:rPr>
        <w:t>.2: “the garage” can be replaced with “there” (replacement)</w:t>
      </w:r>
    </w:p>
    <w:p w:rsidR="3B42584F" w:rsidP="3B42584F" w:rsidRDefault="3B42584F" w14:paraId="251CFA1D" w14:textId="0F0CAEDF">
      <w:pPr>
        <w:rPr>
          <w:rFonts w:ascii="Times New Roman" w:hAnsi="Times New Roman" w:cs="Times New Roman"/>
        </w:rPr>
      </w:pPr>
    </w:p>
    <w:p w:rsidR="007B00ED" w:rsidP="00725D41" w:rsidRDefault="007B00ED" w14:paraId="02EC8BCD" w14:textId="77777777">
      <w:pPr>
        <w:rPr>
          <w:rFonts w:ascii="Times New Roman" w:hAnsi="Times New Roman" w:cs="Times New Roman"/>
        </w:rPr>
      </w:pPr>
    </w:p>
    <w:p w:rsidRPr="00604917" w:rsidR="00454F32" w:rsidP="00725D41" w:rsidRDefault="00454F32" w14:paraId="23ABDA43" w14:textId="035777F9">
      <w:pPr>
        <w:rPr>
          <w:rFonts w:ascii="Times New Roman" w:hAnsi="Times New Roman" w:cs="Times New Roman"/>
          <w:b/>
          <w:bCs/>
        </w:rPr>
      </w:pPr>
      <w:r w:rsidRPr="00604917">
        <w:rPr>
          <w:rFonts w:ascii="Times New Roman" w:hAnsi="Times New Roman" w:cs="Times New Roman"/>
          <w:b/>
          <w:bCs/>
        </w:rPr>
        <w:t xml:space="preserve">PROBLEM </w:t>
      </w:r>
      <w:r w:rsidRPr="00604917" w:rsidR="00604917">
        <w:rPr>
          <w:rFonts w:ascii="Times New Roman" w:hAnsi="Times New Roman" w:cs="Times New Roman"/>
          <w:b/>
          <w:bCs/>
        </w:rPr>
        <w:t>3</w:t>
      </w:r>
      <w:r w:rsidRPr="00604917" w:rsidR="009D6074">
        <w:rPr>
          <w:rFonts w:ascii="Times New Roman" w:hAnsi="Times New Roman" w:cs="Times New Roman"/>
          <w:b/>
          <w:bCs/>
        </w:rPr>
        <w:t xml:space="preserve"> (</w:t>
      </w:r>
      <w:r w:rsidR="001C4552">
        <w:rPr>
          <w:rFonts w:ascii="Times New Roman" w:hAnsi="Times New Roman" w:cs="Times New Roman"/>
          <w:b/>
          <w:bCs/>
        </w:rPr>
        <w:t>3</w:t>
      </w:r>
      <w:r w:rsidRPr="00604917" w:rsidR="009D6074">
        <w:rPr>
          <w:rFonts w:ascii="Times New Roman" w:hAnsi="Times New Roman" w:cs="Times New Roman"/>
          <w:b/>
          <w:bCs/>
        </w:rPr>
        <w:t xml:space="preserve"> </w:t>
      </w:r>
      <w:r w:rsidRPr="00604917" w:rsidR="000058F6">
        <w:rPr>
          <w:rFonts w:ascii="Times New Roman" w:hAnsi="Times New Roman" w:cs="Times New Roman"/>
          <w:b/>
          <w:bCs/>
        </w:rPr>
        <w:t>mark</w:t>
      </w:r>
      <w:r w:rsidRPr="00604917" w:rsidR="009D6074">
        <w:rPr>
          <w:rFonts w:ascii="Times New Roman" w:hAnsi="Times New Roman" w:cs="Times New Roman"/>
          <w:b/>
          <w:bCs/>
        </w:rPr>
        <w:t>)</w:t>
      </w:r>
    </w:p>
    <w:p w:rsidR="007B00ED" w:rsidP="005B649A" w:rsidRDefault="007B00ED" w14:paraId="53BAC11C" w14:textId="77777777">
      <w:pPr>
        <w:rPr>
          <w:rFonts w:ascii="Times New Roman" w:hAnsi="Times New Roman" w:cs="Times New Roman"/>
        </w:rPr>
      </w:pPr>
    </w:p>
    <w:p w:rsidR="001C4552" w:rsidP="005B649A" w:rsidRDefault="001C4552" w14:paraId="6F9CCD88" w14:textId="77777777">
      <w:pPr>
        <w:rPr>
          <w:rFonts w:ascii="Times New Roman" w:hAnsi="Times New Roman" w:cs="Times New Roman"/>
        </w:rPr>
      </w:pPr>
      <w:r>
        <w:rPr>
          <w:rFonts w:ascii="Times New Roman" w:hAnsi="Times New Roman" w:cs="Times New Roman"/>
        </w:rPr>
        <w:t xml:space="preserve">Assume that the domain consists of two individuals: {Annie, Bonnie}. For each of the sentences (a), (b), and (c), do the following. </w:t>
      </w:r>
    </w:p>
    <w:p w:rsidR="001C4552" w:rsidP="005B649A" w:rsidRDefault="001C4552" w14:paraId="425A0D6B" w14:textId="77777777">
      <w:pPr>
        <w:rPr>
          <w:rFonts w:ascii="Times New Roman" w:hAnsi="Times New Roman" w:cs="Times New Roman"/>
        </w:rPr>
      </w:pPr>
    </w:p>
    <w:p w:rsidR="001C4552" w:rsidP="001C4552" w:rsidRDefault="001C4552" w14:paraId="3951F96C" w14:textId="77777777">
      <w:pPr>
        <w:rPr>
          <w:rFonts w:ascii="Times New Roman" w:hAnsi="Times New Roman" w:cs="Times New Roman"/>
        </w:rPr>
      </w:pPr>
      <w:r w:rsidRPr="001C4552">
        <w:rPr>
          <w:rFonts w:ascii="Times New Roman" w:hAnsi="Times New Roman" w:cs="Times New Roman"/>
        </w:rPr>
        <w:t>(1</w:t>
      </w:r>
      <w:r>
        <w:rPr>
          <w:rFonts w:ascii="Times New Roman" w:hAnsi="Times New Roman" w:cs="Times New Roman"/>
        </w:rPr>
        <w:t xml:space="preserve">) Identify and describe/display </w:t>
      </w:r>
      <w:r w:rsidRPr="000714EA">
        <w:rPr>
          <w:rFonts w:ascii="Times New Roman" w:hAnsi="Times New Roman" w:cs="Times New Roman"/>
        </w:rPr>
        <w:t xml:space="preserve">the </w:t>
      </w:r>
      <w:r>
        <w:rPr>
          <w:rFonts w:ascii="Times New Roman" w:hAnsi="Times New Roman" w:cs="Times New Roman"/>
        </w:rPr>
        <w:t xml:space="preserve">binary </w:t>
      </w:r>
      <w:r w:rsidRPr="000714EA">
        <w:rPr>
          <w:rFonts w:ascii="Times New Roman" w:hAnsi="Times New Roman" w:cs="Times New Roman"/>
        </w:rPr>
        <w:t>phrase structure tree</w:t>
      </w:r>
      <w:r>
        <w:rPr>
          <w:rFonts w:ascii="Times New Roman" w:hAnsi="Times New Roman" w:cs="Times New Roman"/>
        </w:rPr>
        <w:t>.</w:t>
      </w:r>
    </w:p>
    <w:p w:rsidR="001C4552" w:rsidP="001C4552" w:rsidRDefault="001C4552" w14:paraId="0E073467" w14:textId="77777777">
      <w:pPr>
        <w:rPr>
          <w:rFonts w:ascii="Times New Roman" w:hAnsi="Times New Roman" w:cs="Times New Roman"/>
        </w:rPr>
      </w:pPr>
    </w:p>
    <w:p w:rsidRPr="001C4552" w:rsidR="005B649A" w:rsidP="001C4552" w:rsidRDefault="001C4552" w14:paraId="2EABA4AD" w14:textId="1E98B363">
      <w:pPr>
        <w:rPr>
          <w:rFonts w:ascii="Times New Roman" w:hAnsi="Times New Roman" w:cs="Times New Roman"/>
        </w:rPr>
      </w:pPr>
      <w:r>
        <w:rPr>
          <w:rFonts w:ascii="Times New Roman" w:hAnsi="Times New Roman" w:cs="Times New Roman"/>
        </w:rPr>
        <w:t>(2) Give the formal semantics of the sentence by a</w:t>
      </w:r>
      <w:r w:rsidRPr="001C4552" w:rsidR="005B649A">
        <w:rPr>
          <w:rFonts w:ascii="Times New Roman" w:hAnsi="Times New Roman" w:cs="Times New Roman"/>
        </w:rPr>
        <w:t>ssign appropriate denotations to</w:t>
      </w:r>
      <w:r w:rsidRPr="001C4552" w:rsidR="00FA4C30">
        <w:rPr>
          <w:rFonts w:ascii="Times New Roman" w:hAnsi="Times New Roman" w:cs="Times New Roman"/>
        </w:rPr>
        <w:t xml:space="preserve"> </w:t>
      </w:r>
      <w:r w:rsidR="008504BF">
        <w:rPr>
          <w:rFonts w:ascii="Times New Roman" w:hAnsi="Times New Roman" w:cs="Times New Roman"/>
        </w:rPr>
        <w:t xml:space="preserve">the leaves and </w:t>
      </w:r>
      <w:r>
        <w:rPr>
          <w:rFonts w:ascii="Times New Roman" w:hAnsi="Times New Roman" w:cs="Times New Roman"/>
        </w:rPr>
        <w:t>deriving compositionally</w:t>
      </w:r>
      <w:r w:rsidR="008504BF">
        <w:rPr>
          <w:rFonts w:ascii="Times New Roman" w:hAnsi="Times New Roman" w:cs="Times New Roman"/>
        </w:rPr>
        <w:t xml:space="preserve"> the meanings of complex </w:t>
      </w:r>
      <w:r w:rsidR="00A845FF">
        <w:rPr>
          <w:rFonts w:ascii="Times New Roman" w:hAnsi="Times New Roman" w:cs="Times New Roman"/>
        </w:rPr>
        <w:t>constituents</w:t>
      </w:r>
      <w:r>
        <w:rPr>
          <w:rFonts w:ascii="Times New Roman" w:hAnsi="Times New Roman" w:cs="Times New Roman"/>
        </w:rPr>
        <w:t xml:space="preserve">. </w:t>
      </w:r>
    </w:p>
    <w:p w:rsidRPr="0075014B" w:rsidR="00A9231C" w:rsidP="005B649A" w:rsidRDefault="00A9231C" w14:paraId="7A519167" w14:textId="264423F7">
      <w:pPr>
        <w:rPr>
          <w:rFonts w:ascii="Times New Roman" w:hAnsi="Times New Roman" w:cs="Times New Roman"/>
        </w:rPr>
      </w:pPr>
    </w:p>
    <w:p w:rsidRPr="0075014B" w:rsidR="001C4552" w:rsidP="00725D41" w:rsidRDefault="00407762" w14:paraId="1651E69C" w14:textId="6B7B9D91">
      <w:pPr>
        <w:rPr>
          <w:rFonts w:ascii="Times New Roman" w:hAnsi="Times New Roman" w:cs="Times New Roman"/>
        </w:rPr>
      </w:pPr>
      <w:r w:rsidRPr="0075014B">
        <w:rPr>
          <w:rFonts w:ascii="Times New Roman" w:hAnsi="Times New Roman" w:cs="Times New Roman"/>
        </w:rPr>
        <w:t>(a</w:t>
      </w:r>
      <w:r w:rsidRPr="0075014B" w:rsidR="00A9231C">
        <w:rPr>
          <w:rFonts w:ascii="Times New Roman" w:hAnsi="Times New Roman" w:cs="Times New Roman"/>
        </w:rPr>
        <w:t xml:space="preserve">) Annie met Bonnie. </w:t>
      </w:r>
      <w:r w:rsidR="001C4552">
        <w:rPr>
          <w:rFonts w:ascii="Times New Roman" w:hAnsi="Times New Roman" w:cs="Times New Roman"/>
        </w:rPr>
        <w:t xml:space="preserve"> </w:t>
      </w:r>
    </w:p>
    <w:p w:rsidR="00407762" w:rsidP="00725D41" w:rsidRDefault="00407762" w14:paraId="295B9390" w14:textId="19B96569">
      <w:pPr>
        <w:rPr>
          <w:rFonts w:ascii="Times New Roman" w:hAnsi="Times New Roman" w:cs="Times New Roman"/>
        </w:rPr>
      </w:pPr>
      <w:r w:rsidRPr="00407762">
        <w:rPr>
          <w:rFonts w:ascii="Times New Roman" w:hAnsi="Times New Roman" w:cs="Times New Roman"/>
        </w:rPr>
        <w:t>(</w:t>
      </w:r>
      <w:r>
        <w:rPr>
          <w:rFonts w:ascii="Times New Roman" w:hAnsi="Times New Roman" w:cs="Times New Roman"/>
        </w:rPr>
        <w:t>b</w:t>
      </w:r>
      <w:r w:rsidRPr="00407762">
        <w:rPr>
          <w:rFonts w:ascii="Times New Roman" w:hAnsi="Times New Roman" w:cs="Times New Roman"/>
        </w:rPr>
        <w:t xml:space="preserve">) Annie runs and Bonnie </w:t>
      </w:r>
      <w:r>
        <w:rPr>
          <w:rFonts w:ascii="Times New Roman" w:hAnsi="Times New Roman" w:cs="Times New Roman"/>
        </w:rPr>
        <w:t xml:space="preserve">walks. </w:t>
      </w:r>
    </w:p>
    <w:p w:rsidR="00407762" w:rsidP="00725D41" w:rsidRDefault="001C4552" w14:paraId="297A041C" w14:textId="0938A44E">
      <w:pPr>
        <w:rPr>
          <w:rFonts w:ascii="Times New Roman" w:hAnsi="Times New Roman" w:cs="Times New Roman"/>
        </w:rPr>
      </w:pPr>
      <w:r>
        <w:rPr>
          <w:rFonts w:ascii="Times New Roman" w:hAnsi="Times New Roman" w:cs="Times New Roman"/>
        </w:rPr>
        <w:t xml:space="preserve">(c) Someone walks. </w:t>
      </w:r>
    </w:p>
    <w:p w:rsidRPr="00407762" w:rsidR="001C4552" w:rsidP="00725D41" w:rsidRDefault="001C4552" w14:paraId="7DF8C4B4" w14:textId="77777777">
      <w:pPr>
        <w:rPr>
          <w:rFonts w:ascii="Times New Roman" w:hAnsi="Times New Roman" w:cs="Times New Roman"/>
        </w:rPr>
      </w:pPr>
    </w:p>
    <w:p w:rsidRPr="00407762" w:rsidR="004C3368" w:rsidP="00725D41" w:rsidRDefault="004C3368" w14:paraId="5CBAAD09" w14:textId="77777777">
      <w:pPr>
        <w:rPr>
          <w:rFonts w:ascii="Times New Roman" w:hAnsi="Times New Roman" w:cs="Times New Roman"/>
        </w:rPr>
      </w:pPr>
    </w:p>
    <w:p w:rsidRPr="00127947" w:rsidR="009D6074" w:rsidRDefault="00454F32" w14:paraId="4DAAB7D9" w14:textId="30EA2905">
      <w:pPr>
        <w:rPr>
          <w:rFonts w:ascii="Times New Roman" w:hAnsi="Times New Roman" w:cs="Times New Roman"/>
          <w:lang w:val="en-GB"/>
        </w:rPr>
      </w:pPr>
      <w:r w:rsidRPr="2BEC740A">
        <w:rPr>
          <w:rFonts w:ascii="Times New Roman" w:hAnsi="Times New Roman" w:cs="Times New Roman"/>
        </w:rPr>
        <w:t>ANSWER</w:t>
      </w:r>
    </w:p>
    <w:p w:rsidR="42194B68" w:rsidP="2BEC740A" w:rsidRDefault="42194B68" w14:paraId="1B2C885E" w14:textId="004204B8">
      <w:pPr>
        <w:rPr>
          <w:rFonts w:ascii="Times New Roman" w:hAnsi="Times New Roman" w:cs="Times New Roman"/>
        </w:rPr>
      </w:pPr>
      <w:r w:rsidRPr="3B42584F">
        <w:rPr>
          <w:rFonts w:ascii="Times New Roman" w:hAnsi="Times New Roman" w:cs="Times New Roman"/>
        </w:rPr>
        <w:t xml:space="preserve">(1)  </w:t>
      </w:r>
    </w:p>
    <w:p w:rsidR="42194B68" w:rsidP="3B42584F" w:rsidRDefault="42194B68" w14:paraId="4D826F1E" w14:textId="04C1B9BD">
      <w:pPr>
        <w:rPr>
          <w:rFonts w:ascii="Times New Roman" w:hAnsi="Times New Roman" w:cs="Times New Roman"/>
        </w:rPr>
      </w:pPr>
    </w:p>
    <w:p w:rsidR="42194B68" w:rsidP="3B42584F" w:rsidRDefault="65116353" w14:paraId="104F53F9" w14:textId="25485AFD">
      <w:pPr>
        <w:rPr>
          <w:rFonts w:ascii="Times New Roman" w:hAnsi="Times New Roman" w:cs="Times New Roman"/>
        </w:rPr>
      </w:pPr>
      <w:r w:rsidRPr="3B42584F">
        <w:rPr>
          <w:rFonts w:ascii="Times New Roman" w:hAnsi="Times New Roman" w:cs="Times New Roman"/>
        </w:rPr>
        <w:t>(a)</w:t>
      </w:r>
    </w:p>
    <w:p w:rsidR="42194B68" w:rsidP="3B42584F" w:rsidRDefault="65116353" w14:paraId="4C5B996E" w14:textId="71E38FE0">
      <w:pPr>
        <w:jc w:val="center"/>
      </w:pPr>
      <w:r>
        <w:rPr>
          <w:noProof/>
        </w:rPr>
        <w:drawing>
          <wp:inline distT="0" distB="0" distL="0" distR="0" wp14:anchorId="3BEFFA84" wp14:editId="6A7A48EB">
            <wp:extent cx="4146232" cy="1986880"/>
            <wp:effectExtent l="0" t="0" r="0" b="0"/>
            <wp:docPr id="185046016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460161" name=""/>
                    <pic:cNvPicPr/>
                  </pic:nvPicPr>
                  <pic:blipFill>
                    <a:blip r:embed="rId13">
                      <a:extLst>
                        <a:ext uri="{28A0092B-C50C-407E-A947-70E740481C1C}">
                          <a14:useLocalDpi xmlns:a14="http://schemas.microsoft.com/office/drawing/2010/main"/>
                        </a:ext>
                      </a:extLst>
                    </a:blip>
                    <a:stretch>
                      <a:fillRect/>
                    </a:stretch>
                  </pic:blipFill>
                  <pic:spPr>
                    <a:xfrm>
                      <a:off x="0" y="0"/>
                      <a:ext cx="4146232" cy="1986880"/>
                    </a:xfrm>
                    <a:prstGeom prst="rect">
                      <a:avLst/>
                    </a:prstGeom>
                  </pic:spPr>
                </pic:pic>
              </a:graphicData>
            </a:graphic>
          </wp:inline>
        </w:drawing>
      </w:r>
    </w:p>
    <w:p w:rsidR="42194B68" w:rsidP="3B42584F" w:rsidRDefault="65116353" w14:paraId="64ED5092" w14:textId="11FF8BD0">
      <w:r>
        <w:t>(b)</w:t>
      </w:r>
    </w:p>
    <w:p w:rsidR="42194B68" w:rsidP="3B42584F" w:rsidRDefault="65116353" w14:paraId="58DF8D73" w14:textId="6B4F9B13">
      <w:pPr>
        <w:jc w:val="center"/>
      </w:pPr>
      <w:r>
        <w:rPr>
          <w:noProof/>
        </w:rPr>
        <w:lastRenderedPageBreak/>
        <w:drawing>
          <wp:inline distT="0" distB="0" distL="0" distR="0" wp14:anchorId="7797C35B" wp14:editId="69160865">
            <wp:extent cx="4184577" cy="2200210"/>
            <wp:effectExtent l="0" t="0" r="0" b="0"/>
            <wp:docPr id="55935814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79383" name=""/>
                    <pic:cNvPicPr/>
                  </pic:nvPicPr>
                  <pic:blipFill>
                    <a:blip r:embed="rId14">
                      <a:extLst>
                        <a:ext uri="{28A0092B-C50C-407E-A947-70E740481C1C}">
                          <a14:useLocalDpi xmlns:a14="http://schemas.microsoft.com/office/drawing/2010/main"/>
                        </a:ext>
                      </a:extLst>
                    </a:blip>
                    <a:stretch>
                      <a:fillRect/>
                    </a:stretch>
                  </pic:blipFill>
                  <pic:spPr>
                    <a:xfrm>
                      <a:off x="0" y="0"/>
                      <a:ext cx="4184577" cy="2200210"/>
                    </a:xfrm>
                    <a:prstGeom prst="rect">
                      <a:avLst/>
                    </a:prstGeom>
                  </pic:spPr>
                </pic:pic>
              </a:graphicData>
            </a:graphic>
          </wp:inline>
        </w:drawing>
      </w:r>
    </w:p>
    <w:p w:rsidR="42194B68" w:rsidP="3B42584F" w:rsidRDefault="65116353" w14:paraId="4F8B420E" w14:textId="1324AAA3">
      <w:r>
        <w:t>(c)</w:t>
      </w:r>
    </w:p>
    <w:p w:rsidR="42194B68" w:rsidP="3B42584F" w:rsidRDefault="65116353" w14:paraId="497B6008" w14:textId="04502330">
      <w:pPr>
        <w:jc w:val="center"/>
      </w:pPr>
      <w:r>
        <w:rPr>
          <w:noProof/>
        </w:rPr>
        <w:drawing>
          <wp:inline distT="0" distB="0" distL="0" distR="0" wp14:anchorId="101798A8" wp14:editId="383A75DF">
            <wp:extent cx="4202843" cy="2041594"/>
            <wp:effectExtent l="0" t="0" r="0" b="0"/>
            <wp:docPr id="153926948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269487" name=""/>
                    <pic:cNvPicPr/>
                  </pic:nvPicPr>
                  <pic:blipFill>
                    <a:blip r:embed="rId15">
                      <a:extLst>
                        <a:ext uri="{28A0092B-C50C-407E-A947-70E740481C1C}">
                          <a14:useLocalDpi xmlns:a14="http://schemas.microsoft.com/office/drawing/2010/main"/>
                        </a:ext>
                      </a:extLst>
                    </a:blip>
                    <a:stretch>
                      <a:fillRect/>
                    </a:stretch>
                  </pic:blipFill>
                  <pic:spPr>
                    <a:xfrm>
                      <a:off x="0" y="0"/>
                      <a:ext cx="4202843" cy="2041594"/>
                    </a:xfrm>
                    <a:prstGeom prst="rect">
                      <a:avLst/>
                    </a:prstGeom>
                  </pic:spPr>
                </pic:pic>
              </a:graphicData>
            </a:graphic>
          </wp:inline>
        </w:drawing>
      </w:r>
    </w:p>
    <w:p w:rsidR="3B42584F" w:rsidP="3B42584F" w:rsidRDefault="3B42584F" w14:paraId="5CED553D" w14:textId="04AAC0DC"/>
    <w:p w:rsidR="65116353" w:rsidP="3B42584F" w:rsidRDefault="65116353" w14:paraId="0409ADC2" w14:textId="7F9CA7A9">
      <w:r>
        <w:t>(2)</w:t>
      </w:r>
    </w:p>
    <w:p w:rsidR="3B42584F" w:rsidP="3B42584F" w:rsidRDefault="3B42584F" w14:paraId="50ED4C6F" w14:textId="3AE98B94"/>
    <w:p w:rsidR="65116353" w:rsidP="3B42584F" w:rsidRDefault="65116353" w14:paraId="7D5CF30A" w14:textId="5E9D5868">
      <w:r>
        <w:t>(a)</w:t>
      </w:r>
    </w:p>
    <w:p w:rsidR="1C472650" w:rsidP="3B42584F" w:rsidRDefault="1C472650" w14:paraId="18AF1C3C" w14:textId="4A977731">
      <w:r>
        <w:t>For (a), (b), and (c), we can notate the elements in out domain like this:</w:t>
      </w:r>
    </w:p>
    <w:p w:rsidR="1C472650" w:rsidP="3B42584F" w:rsidRDefault="1C472650" w14:paraId="525272F7" w14:textId="2FA516BF">
      <w:r>
        <w:rPr>
          <w:noProof/>
        </w:rPr>
        <w:drawing>
          <wp:inline distT="0" distB="0" distL="0" distR="0" wp14:anchorId="2F2416A9" wp14:editId="19E47400">
            <wp:extent cx="1030620" cy="431573"/>
            <wp:effectExtent l="0" t="0" r="0" b="0"/>
            <wp:docPr id="21202448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24480" name=""/>
                    <pic:cNvPicPr/>
                  </pic:nvPicPr>
                  <pic:blipFill>
                    <a:blip r:embed="rId16">
                      <a:extLst>
                        <a:ext uri="{28A0092B-C50C-407E-A947-70E740481C1C}">
                          <a14:useLocalDpi xmlns:a14="http://schemas.microsoft.com/office/drawing/2010/main"/>
                        </a:ext>
                      </a:extLst>
                    </a:blip>
                    <a:stretch>
                      <a:fillRect/>
                    </a:stretch>
                  </pic:blipFill>
                  <pic:spPr>
                    <a:xfrm>
                      <a:off x="0" y="0"/>
                      <a:ext cx="1030620" cy="431573"/>
                    </a:xfrm>
                    <a:prstGeom prst="rect">
                      <a:avLst/>
                    </a:prstGeom>
                  </pic:spPr>
                </pic:pic>
              </a:graphicData>
            </a:graphic>
          </wp:inline>
        </w:drawing>
      </w:r>
    </w:p>
    <w:p w:rsidR="1CFEBFAE" w:rsidP="3B42584F" w:rsidRDefault="1CFEBFAE" w14:paraId="5DC3E388" w14:textId="7D2312ED">
      <w:r>
        <w:t>We also choose to represent truth values with 0 and 1, 0 being false, and 1 being true.</w:t>
      </w:r>
      <w:r w:rsidR="3A29152A">
        <w:t xml:space="preserve"> When referencing functions within this text, they will be written in </w:t>
      </w:r>
      <w:r w:rsidRPr="3B42584F" w:rsidR="3A29152A">
        <w:rPr>
          <w:b/>
          <w:bCs/>
        </w:rPr>
        <w:t>boldface</w:t>
      </w:r>
      <w:r w:rsidR="3A29152A">
        <w:t>.</w:t>
      </w:r>
    </w:p>
    <w:p w:rsidR="5D1FF5BD" w:rsidP="3B42584F" w:rsidRDefault="5D1FF5BD" w14:paraId="147948C0" w14:textId="22F829BD">
      <w:r>
        <w:t xml:space="preserve">For the first sentence, “Annie met Bonnie”, we assume that Annie has, in fact, met Bonnie, and therefore that Bonnie has also met Annie. We can then create the function </w:t>
      </w:r>
      <w:r w:rsidRPr="3B42584F">
        <w:rPr>
          <w:b/>
          <w:bCs/>
        </w:rPr>
        <w:t>met</w:t>
      </w:r>
      <w:r w:rsidRPr="3B42584F">
        <w:t>, like this</w:t>
      </w:r>
      <w:r w:rsidRPr="3B42584F" w:rsidR="4F42ACD3">
        <w:t>:</w:t>
      </w:r>
    </w:p>
    <w:p w:rsidR="1F86C531" w:rsidP="3B42584F" w:rsidRDefault="1F86C531" w14:paraId="4BD31359" w14:textId="1085751A">
      <w:pPr>
        <w:jc w:val="center"/>
      </w:pPr>
      <w:r>
        <w:rPr>
          <w:noProof/>
        </w:rPr>
        <w:drawing>
          <wp:inline distT="0" distB="0" distL="0" distR="0" wp14:anchorId="08E9EDC5" wp14:editId="4E27DC1E">
            <wp:extent cx="1945240" cy="1157448"/>
            <wp:effectExtent l="0" t="0" r="0" b="0"/>
            <wp:docPr id="64078887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788876" name=""/>
                    <pic:cNvPicPr/>
                  </pic:nvPicPr>
                  <pic:blipFill>
                    <a:blip r:embed="rId17">
                      <a:extLst>
                        <a:ext uri="{28A0092B-C50C-407E-A947-70E740481C1C}">
                          <a14:useLocalDpi xmlns:a14="http://schemas.microsoft.com/office/drawing/2010/main"/>
                        </a:ext>
                      </a:extLst>
                    </a:blip>
                    <a:stretch>
                      <a:fillRect/>
                    </a:stretch>
                  </pic:blipFill>
                  <pic:spPr>
                    <a:xfrm>
                      <a:off x="0" y="0"/>
                      <a:ext cx="1945240" cy="1157448"/>
                    </a:xfrm>
                    <a:prstGeom prst="rect">
                      <a:avLst/>
                    </a:prstGeom>
                  </pic:spPr>
                </pic:pic>
              </a:graphicData>
            </a:graphic>
          </wp:inline>
        </w:drawing>
      </w:r>
    </w:p>
    <w:p w:rsidR="4F42ACD3" w:rsidP="3B42584F" w:rsidRDefault="4F42ACD3" w14:paraId="3690553A" w14:textId="05BF83B9">
      <w:r>
        <w:t xml:space="preserve">If we now </w:t>
      </w:r>
      <w:r w:rsidR="319A3B0B">
        <w:t xml:space="preserve">attempt to evaluate the sentence, we first apply the function </w:t>
      </w:r>
      <w:r w:rsidRPr="3B42584F" w:rsidR="319A3B0B">
        <w:rPr>
          <w:b/>
          <w:bCs/>
        </w:rPr>
        <w:t>met</w:t>
      </w:r>
      <w:r w:rsidR="319A3B0B">
        <w:t xml:space="preserve"> to Bonnie, which </w:t>
      </w:r>
      <w:r w:rsidR="60674288">
        <w:t>returns a second function</w:t>
      </w:r>
      <w:r w:rsidR="05E9BC4B">
        <w:t xml:space="preserve"> </w:t>
      </w:r>
      <w:r w:rsidRPr="3B42584F" w:rsidR="05E9BC4B">
        <w:rPr>
          <w:b/>
          <w:bCs/>
        </w:rPr>
        <w:t>met Bonnie</w:t>
      </w:r>
      <w:r w:rsidR="60674288">
        <w:t xml:space="preserve">. We then apply this new function to Annie, which returns </w:t>
      </w:r>
      <w:r w:rsidR="7FFD5A08">
        <w:t>1</w:t>
      </w:r>
      <w:r w:rsidR="60674288">
        <w:t>, giving us the truth value of the sentence</w:t>
      </w:r>
      <w:r w:rsidR="34CD7DBA">
        <w:t>:</w:t>
      </w:r>
    </w:p>
    <w:p w:rsidR="34CD7DBA" w:rsidP="3B42584F" w:rsidRDefault="34CD7DBA" w14:paraId="05C4B28D" w14:textId="450E9DFC">
      <w:pPr>
        <w:jc w:val="center"/>
      </w:pPr>
      <w:r>
        <w:rPr>
          <w:noProof/>
        </w:rPr>
        <w:drawing>
          <wp:inline distT="0" distB="0" distL="0" distR="0" wp14:anchorId="3DA37255" wp14:editId="25140187">
            <wp:extent cx="1940983" cy="285439"/>
            <wp:effectExtent l="0" t="0" r="0" b="0"/>
            <wp:docPr id="100549941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499413" name=""/>
                    <pic:cNvPicPr/>
                  </pic:nvPicPr>
                  <pic:blipFill>
                    <a:blip r:embed="rId18">
                      <a:extLst>
                        <a:ext uri="{28A0092B-C50C-407E-A947-70E740481C1C}">
                          <a14:useLocalDpi xmlns:a14="http://schemas.microsoft.com/office/drawing/2010/main"/>
                        </a:ext>
                      </a:extLst>
                    </a:blip>
                    <a:stretch>
                      <a:fillRect/>
                    </a:stretch>
                  </pic:blipFill>
                  <pic:spPr>
                    <a:xfrm>
                      <a:off x="0" y="0"/>
                      <a:ext cx="1940983" cy="285439"/>
                    </a:xfrm>
                    <a:prstGeom prst="rect">
                      <a:avLst/>
                    </a:prstGeom>
                  </pic:spPr>
                </pic:pic>
              </a:graphicData>
            </a:graphic>
          </wp:inline>
        </w:drawing>
      </w:r>
    </w:p>
    <w:p w:rsidR="3B42584F" w:rsidP="3B42584F" w:rsidRDefault="3B42584F" w14:paraId="44A3CAB4" w14:textId="6FB729AA"/>
    <w:p w:rsidR="60674288" w:rsidP="3B42584F" w:rsidRDefault="60674288" w14:paraId="3577AE52" w14:textId="36C16FE9">
      <w:r>
        <w:t>(b)</w:t>
      </w:r>
    </w:p>
    <w:p w:rsidR="3B42584F" w:rsidP="3B42584F" w:rsidRDefault="3B42584F" w14:paraId="19426214" w14:textId="05A2966A"/>
    <w:p w:rsidR="60674288" w:rsidP="3B42584F" w:rsidRDefault="60674288" w14:paraId="5395A385" w14:textId="0501CCD2">
      <w:r>
        <w:t xml:space="preserve">For the second sentence, </w:t>
      </w:r>
      <w:r w:rsidR="34B44C98">
        <w:t xml:space="preserve">“Annie runs and Bonnie walks”, </w:t>
      </w:r>
      <w:r>
        <w:t>let us assume that Annie is in fact running</w:t>
      </w:r>
      <w:r w:rsidR="309A9B83">
        <w:t xml:space="preserve">, Bonnie is in fact walking, and therefore that neither of them are performing the second activity. We define the functions </w:t>
      </w:r>
      <w:r w:rsidRPr="3B42584F" w:rsidR="23E1546C">
        <w:rPr>
          <w:b/>
          <w:bCs/>
        </w:rPr>
        <w:t>r</w:t>
      </w:r>
      <w:r w:rsidRPr="3B42584F" w:rsidR="309A9B83">
        <w:rPr>
          <w:b/>
          <w:bCs/>
        </w:rPr>
        <w:t>uns</w:t>
      </w:r>
      <w:r w:rsidR="309A9B83">
        <w:t xml:space="preserve"> and </w:t>
      </w:r>
      <w:r w:rsidRPr="3B42584F" w:rsidR="2698D66A">
        <w:rPr>
          <w:b/>
          <w:bCs/>
        </w:rPr>
        <w:t>w</w:t>
      </w:r>
      <w:r w:rsidRPr="3B42584F" w:rsidR="309A9B83">
        <w:rPr>
          <w:b/>
          <w:bCs/>
        </w:rPr>
        <w:t>alks</w:t>
      </w:r>
      <w:r w:rsidR="309A9B83">
        <w:t xml:space="preserve"> like this:</w:t>
      </w:r>
    </w:p>
    <w:p w:rsidR="74312345" w:rsidP="3B42584F" w:rsidRDefault="74312345" w14:paraId="760708DB" w14:textId="30462320">
      <w:pPr>
        <w:jc w:val="center"/>
      </w:pPr>
      <w:r>
        <w:rPr>
          <w:noProof/>
        </w:rPr>
        <w:drawing>
          <wp:inline distT="0" distB="0" distL="0" distR="0" wp14:anchorId="392CCBE1" wp14:editId="7C42199C">
            <wp:extent cx="1393169" cy="1117974"/>
            <wp:effectExtent l="0" t="0" r="0" b="0"/>
            <wp:docPr id="58943948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439485" name=""/>
                    <pic:cNvPicPr/>
                  </pic:nvPicPr>
                  <pic:blipFill>
                    <a:blip r:embed="rId19">
                      <a:extLst>
                        <a:ext uri="{28A0092B-C50C-407E-A947-70E740481C1C}">
                          <a14:useLocalDpi xmlns:a14="http://schemas.microsoft.com/office/drawing/2010/main"/>
                        </a:ext>
                      </a:extLst>
                    </a:blip>
                    <a:stretch>
                      <a:fillRect/>
                    </a:stretch>
                  </pic:blipFill>
                  <pic:spPr>
                    <a:xfrm>
                      <a:off x="0" y="0"/>
                      <a:ext cx="1393169" cy="1117974"/>
                    </a:xfrm>
                    <a:prstGeom prst="rect">
                      <a:avLst/>
                    </a:prstGeom>
                  </pic:spPr>
                </pic:pic>
              </a:graphicData>
            </a:graphic>
          </wp:inline>
        </w:drawing>
      </w:r>
    </w:p>
    <w:p w:rsidR="6E935498" w:rsidP="3B42584F" w:rsidRDefault="6E935498" w14:paraId="174931A2" w14:textId="211B58FE">
      <w:r>
        <w:t xml:space="preserve">We now have denotations for all leaves except for </w:t>
      </w:r>
      <w:r w:rsidRPr="3B42584F">
        <w:rPr>
          <w:b/>
          <w:bCs/>
        </w:rPr>
        <w:t>and</w:t>
      </w:r>
      <w:r w:rsidR="083A8066">
        <w:t xml:space="preserve">. Since “Bonnie walks” has a truth value, </w:t>
      </w:r>
      <w:r w:rsidRPr="3B42584F" w:rsidR="083A8066">
        <w:rPr>
          <w:b/>
          <w:bCs/>
        </w:rPr>
        <w:t>and</w:t>
      </w:r>
      <w:r w:rsidR="083A8066">
        <w:t xml:space="preserve"> </w:t>
      </w:r>
      <w:r w:rsidR="0D2E697D">
        <w:t>must</w:t>
      </w:r>
      <w:r w:rsidR="083A8066">
        <w:t xml:space="preserve"> be a function</w:t>
      </w:r>
      <w:r w:rsidR="71EEA671">
        <w:t xml:space="preserve"> that</w:t>
      </w:r>
      <w:r w:rsidR="6D3BC889">
        <w:t xml:space="preserve"> sends from truth values</w:t>
      </w:r>
      <w:r w:rsidR="083A8066">
        <w:t>, and we define it like this:</w:t>
      </w:r>
    </w:p>
    <w:p w:rsidR="7B8AAA43" w:rsidP="3B42584F" w:rsidRDefault="7B8AAA43" w14:paraId="35D850A8" w14:textId="290EC64E">
      <w:pPr>
        <w:jc w:val="center"/>
      </w:pPr>
      <w:r>
        <w:rPr>
          <w:noProof/>
        </w:rPr>
        <w:drawing>
          <wp:inline distT="0" distB="0" distL="0" distR="0" wp14:anchorId="48186FE7" wp14:editId="54981954">
            <wp:extent cx="1786857" cy="1174750"/>
            <wp:effectExtent l="0" t="0" r="0" b="0"/>
            <wp:docPr id="100512434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124341" name=""/>
                    <pic:cNvPicPr/>
                  </pic:nvPicPr>
                  <pic:blipFill>
                    <a:blip r:embed="rId20">
                      <a:extLst>
                        <a:ext uri="{28A0092B-C50C-407E-A947-70E740481C1C}">
                          <a14:useLocalDpi xmlns:a14="http://schemas.microsoft.com/office/drawing/2010/main"/>
                        </a:ext>
                      </a:extLst>
                    </a:blip>
                    <a:stretch>
                      <a:fillRect/>
                    </a:stretch>
                  </pic:blipFill>
                  <pic:spPr>
                    <a:xfrm>
                      <a:off x="0" y="0"/>
                      <a:ext cx="1786857" cy="1174750"/>
                    </a:xfrm>
                    <a:prstGeom prst="rect">
                      <a:avLst/>
                    </a:prstGeom>
                  </pic:spPr>
                </pic:pic>
              </a:graphicData>
            </a:graphic>
          </wp:inline>
        </w:drawing>
      </w:r>
    </w:p>
    <w:p w:rsidR="06AADD0F" w:rsidP="3B42584F" w:rsidRDefault="06AADD0F" w14:paraId="4A784935" w14:textId="49345DAE">
      <w:r>
        <w:t>We can now evaluate the sentence.</w:t>
      </w:r>
      <w:r w:rsidR="3C96BD19">
        <w:t xml:space="preserve"> Applying </w:t>
      </w:r>
      <w:r w:rsidRPr="3B42584F" w:rsidR="3C96BD19">
        <w:rPr>
          <w:b/>
          <w:bCs/>
        </w:rPr>
        <w:t>walks</w:t>
      </w:r>
      <w:r w:rsidR="3C96BD19">
        <w:t xml:space="preserve"> to Bonnie gives us a truth value of 1. When we apply </w:t>
      </w:r>
      <w:r w:rsidRPr="3B42584F" w:rsidR="3C96BD19">
        <w:rPr>
          <w:b/>
          <w:bCs/>
        </w:rPr>
        <w:t>and</w:t>
      </w:r>
      <w:r w:rsidR="3C96BD19">
        <w:t xml:space="preserve"> to this 1, it returns </w:t>
      </w:r>
      <w:r w:rsidR="0831B6C8">
        <w:t xml:space="preserve">the function </w:t>
      </w:r>
      <w:r w:rsidRPr="3B42584F" w:rsidR="0831B6C8">
        <w:rPr>
          <w:b/>
          <w:bCs/>
        </w:rPr>
        <w:t>and Bonnie walks</w:t>
      </w:r>
      <w:r w:rsidR="0831B6C8">
        <w:t xml:space="preserve"> sending 1 to 1, and 0 to 0. We then apply </w:t>
      </w:r>
      <w:r w:rsidRPr="3B42584F" w:rsidR="0831B6C8">
        <w:rPr>
          <w:b/>
          <w:bCs/>
        </w:rPr>
        <w:t>runs</w:t>
      </w:r>
      <w:r w:rsidR="0831B6C8">
        <w:t xml:space="preserve"> to Annie, which returns 1, and finally we apply </w:t>
      </w:r>
      <w:r w:rsidRPr="3B42584F" w:rsidR="0831B6C8">
        <w:rPr>
          <w:b/>
          <w:bCs/>
        </w:rPr>
        <w:t xml:space="preserve">and Bonnie walks </w:t>
      </w:r>
      <w:r w:rsidR="0831B6C8">
        <w:t>to this 1, giving us the sentences truth value:</w:t>
      </w:r>
    </w:p>
    <w:p w:rsidR="1D86A43E" w:rsidP="3B42584F" w:rsidRDefault="1D86A43E" w14:paraId="57C55A4C" w14:textId="63554F9E">
      <w:pPr>
        <w:jc w:val="center"/>
      </w:pPr>
      <w:r>
        <w:rPr>
          <w:noProof/>
        </w:rPr>
        <w:drawing>
          <wp:inline distT="0" distB="0" distL="0" distR="0" wp14:anchorId="5E12ED67" wp14:editId="019BA7D5">
            <wp:extent cx="2800350" cy="237766"/>
            <wp:effectExtent l="0" t="0" r="0" b="0"/>
            <wp:docPr id="200920612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206129" name=""/>
                    <pic:cNvPicPr/>
                  </pic:nvPicPr>
                  <pic:blipFill>
                    <a:blip r:embed="rId21">
                      <a:extLst>
                        <a:ext uri="{28A0092B-C50C-407E-A947-70E740481C1C}">
                          <a14:useLocalDpi xmlns:a14="http://schemas.microsoft.com/office/drawing/2010/main"/>
                        </a:ext>
                      </a:extLst>
                    </a:blip>
                    <a:stretch>
                      <a:fillRect/>
                    </a:stretch>
                  </pic:blipFill>
                  <pic:spPr>
                    <a:xfrm>
                      <a:off x="0" y="0"/>
                      <a:ext cx="2800350" cy="237766"/>
                    </a:xfrm>
                    <a:prstGeom prst="rect">
                      <a:avLst/>
                    </a:prstGeom>
                  </pic:spPr>
                </pic:pic>
              </a:graphicData>
            </a:graphic>
          </wp:inline>
        </w:drawing>
      </w:r>
    </w:p>
    <w:p w:rsidR="3B42584F" w:rsidP="3B42584F" w:rsidRDefault="3B42584F" w14:paraId="63E4EFE9" w14:textId="4ABFA04F">
      <w:pPr>
        <w:jc w:val="center"/>
      </w:pPr>
    </w:p>
    <w:p w:rsidR="1D86A43E" w:rsidP="3B42584F" w:rsidRDefault="1D86A43E" w14:paraId="072CC0C9" w14:textId="470D1FB7">
      <w:r>
        <w:t>(c)</w:t>
      </w:r>
    </w:p>
    <w:p w:rsidR="3B42584F" w:rsidP="3B42584F" w:rsidRDefault="3B42584F" w14:paraId="086F8D10" w14:textId="6569CC9D"/>
    <w:p w:rsidR="1D86A43E" w:rsidP="3B42584F" w:rsidRDefault="1D86A43E" w14:paraId="3DB2DAA2" w14:textId="144FF53A">
      <w:r>
        <w:t xml:space="preserve">For the third sentence, “Someone walks”, we can reuse the function </w:t>
      </w:r>
      <w:r w:rsidRPr="3B42584F">
        <w:rPr>
          <w:b/>
          <w:bCs/>
        </w:rPr>
        <w:t>walks</w:t>
      </w:r>
      <w:r>
        <w:t xml:space="preserve"> from the previous sentence, meaning we still assume th</w:t>
      </w:r>
      <w:r w:rsidR="1C826503">
        <w:t xml:space="preserve">at Bonnie is walking, but Annie is not. The remaining leaf we want to define a denotation for, is </w:t>
      </w:r>
      <w:r w:rsidRPr="3B42584F" w:rsidR="44247E1F">
        <w:rPr>
          <w:b/>
          <w:bCs/>
        </w:rPr>
        <w:t>s</w:t>
      </w:r>
      <w:r w:rsidRPr="3B42584F" w:rsidR="1C826503">
        <w:rPr>
          <w:b/>
          <w:bCs/>
        </w:rPr>
        <w:t>omeone</w:t>
      </w:r>
      <w:r w:rsidR="2CFDC8E8">
        <w:t>.</w:t>
      </w:r>
      <w:r w:rsidR="2CEB6539">
        <w:t xml:space="preserve"> Seeing how </w:t>
      </w:r>
      <w:r w:rsidRPr="3B42584F" w:rsidR="2CEB6539">
        <w:rPr>
          <w:b/>
          <w:bCs/>
        </w:rPr>
        <w:t>walks</w:t>
      </w:r>
      <w:r w:rsidR="2CEB6539">
        <w:t xml:space="preserve"> sends from our domain to truth values,</w:t>
      </w:r>
      <w:r w:rsidR="094DC724">
        <w:t xml:space="preserve"> and</w:t>
      </w:r>
      <w:r w:rsidR="2CEB6539">
        <w:t xml:space="preserve"> </w:t>
      </w:r>
      <w:r w:rsidRPr="3B42584F" w:rsidR="024EFF77">
        <w:rPr>
          <w:b/>
          <w:bCs/>
        </w:rPr>
        <w:t>s</w:t>
      </w:r>
      <w:r w:rsidRPr="3B42584F" w:rsidR="2CEB6539">
        <w:rPr>
          <w:b/>
          <w:bCs/>
        </w:rPr>
        <w:t xml:space="preserve">omeone </w:t>
      </w:r>
      <w:r w:rsidR="43427148">
        <w:t>is not in the domain</w:t>
      </w:r>
      <w:commentRangeStart w:id="24"/>
      <w:r w:rsidR="43427148">
        <w:t xml:space="preserve">, </w:t>
      </w:r>
      <w:r w:rsidRPr="3B42584F" w:rsidR="1018DFFB">
        <w:rPr>
          <w:b/>
          <w:bCs/>
        </w:rPr>
        <w:t>so</w:t>
      </w:r>
      <w:r w:rsidRPr="3B42584F" w:rsidR="43427148">
        <w:rPr>
          <w:b/>
          <w:bCs/>
        </w:rPr>
        <w:t xml:space="preserve">meone </w:t>
      </w:r>
      <w:r w:rsidR="43427148">
        <w:t xml:space="preserve">cannot be the input for </w:t>
      </w:r>
      <w:r w:rsidRPr="3B42584F" w:rsidR="43427148">
        <w:rPr>
          <w:b/>
          <w:bCs/>
        </w:rPr>
        <w:t>w</w:t>
      </w:r>
      <w:r w:rsidRPr="3B42584F" w:rsidR="07343EEF">
        <w:rPr>
          <w:b/>
          <w:bCs/>
        </w:rPr>
        <w:t>alks</w:t>
      </w:r>
      <w:r w:rsidR="07343EEF">
        <w:t>, which means it must be a function sending from functions to truth values</w:t>
      </w:r>
      <w:commentRangeEnd w:id="24"/>
      <w:r w:rsidR="00D1177A">
        <w:rPr>
          <w:rStyle w:val="CommentReference"/>
        </w:rPr>
        <w:commentReference w:id="24"/>
      </w:r>
      <w:r w:rsidR="07343EEF">
        <w:t xml:space="preserve">. </w:t>
      </w:r>
      <w:r w:rsidR="300142C9">
        <w:t>If we define notate our domain as D, we can</w:t>
      </w:r>
      <w:r w:rsidR="07343EEF">
        <w:t xml:space="preserve"> define </w:t>
      </w:r>
      <w:r w:rsidRPr="3B42584F" w:rsidR="07343EEF">
        <w:rPr>
          <w:b/>
          <w:bCs/>
        </w:rPr>
        <w:t xml:space="preserve">someone </w:t>
      </w:r>
      <w:r w:rsidR="07343EEF">
        <w:t>like this:</w:t>
      </w:r>
    </w:p>
    <w:p w:rsidR="74BEE170" w:rsidP="3B42584F" w:rsidRDefault="74BEE170" w14:paraId="41435758" w14:textId="5BF74197">
      <w:pPr>
        <w:jc w:val="center"/>
      </w:pPr>
      <w:r>
        <w:rPr>
          <w:noProof/>
        </w:rPr>
        <w:drawing>
          <wp:inline distT="0" distB="0" distL="0" distR="0" wp14:anchorId="4B1DE2E0" wp14:editId="376406D4">
            <wp:extent cx="2194691" cy="397971"/>
            <wp:effectExtent l="0" t="0" r="0" b="0"/>
            <wp:docPr id="139247991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479912" name=""/>
                    <pic:cNvPicPr/>
                  </pic:nvPicPr>
                  <pic:blipFill>
                    <a:blip r:embed="rId22">
                      <a:extLst>
                        <a:ext uri="{28A0092B-C50C-407E-A947-70E740481C1C}">
                          <a14:useLocalDpi xmlns:a14="http://schemas.microsoft.com/office/drawing/2010/main"/>
                        </a:ext>
                      </a:extLst>
                    </a:blip>
                    <a:stretch>
                      <a:fillRect/>
                    </a:stretch>
                  </pic:blipFill>
                  <pic:spPr>
                    <a:xfrm>
                      <a:off x="0" y="0"/>
                      <a:ext cx="2194691" cy="397971"/>
                    </a:xfrm>
                    <a:prstGeom prst="rect">
                      <a:avLst/>
                    </a:prstGeom>
                  </pic:spPr>
                </pic:pic>
              </a:graphicData>
            </a:graphic>
          </wp:inline>
        </w:drawing>
      </w:r>
    </w:p>
    <w:p w:rsidR="74BEE170" w:rsidP="3B42584F" w:rsidRDefault="74BEE170" w14:paraId="693624A5" w14:textId="3E22E2CF">
      <w:r>
        <w:t>Where</w:t>
      </w:r>
      <w:r w:rsidR="005A925D">
        <w:t xml:space="preserve"> f is a function sending from D to truth values</w:t>
      </w:r>
      <w:r w:rsidR="14EA3D43">
        <w:t xml:space="preserve">, and f[D] is the image of D through f. We can now evaluate the sentence. We apply </w:t>
      </w:r>
      <w:r w:rsidRPr="3B42584F" w:rsidR="14EA3D43">
        <w:rPr>
          <w:b/>
          <w:bCs/>
        </w:rPr>
        <w:t>someone</w:t>
      </w:r>
      <w:r w:rsidR="14EA3D43">
        <w:t xml:space="preserve"> to</w:t>
      </w:r>
      <w:r w:rsidR="0F4618D5">
        <w:t xml:space="preserve"> </w:t>
      </w:r>
      <w:r w:rsidRPr="3B42584F" w:rsidR="0F4618D5">
        <w:rPr>
          <w:b/>
          <w:bCs/>
        </w:rPr>
        <w:t>walks</w:t>
      </w:r>
      <w:r w:rsidR="0F4618D5">
        <w:t xml:space="preserve">, giving us the maximum of the image of the domain D through </w:t>
      </w:r>
      <w:r w:rsidRPr="3B42584F" w:rsidR="0F4618D5">
        <w:rPr>
          <w:b/>
          <w:bCs/>
        </w:rPr>
        <w:t>walks</w:t>
      </w:r>
      <w:r w:rsidR="0F4618D5">
        <w:t xml:space="preserve">. Looking at the definition of </w:t>
      </w:r>
      <w:r w:rsidRPr="3B42584F" w:rsidR="0F4618D5">
        <w:rPr>
          <w:b/>
          <w:bCs/>
        </w:rPr>
        <w:t>walks</w:t>
      </w:r>
      <w:r w:rsidR="0F4618D5">
        <w:t xml:space="preserve">, we can see </w:t>
      </w:r>
      <w:proofErr w:type="gramStart"/>
      <w:r w:rsidR="0F4618D5">
        <w:t xml:space="preserve">that </w:t>
      </w:r>
      <w:r w:rsidRPr="3B42584F" w:rsidR="0F4618D5">
        <w:rPr>
          <w:b/>
          <w:bCs/>
        </w:rPr>
        <w:t>walks</w:t>
      </w:r>
      <w:proofErr w:type="gramEnd"/>
      <w:r w:rsidR="0F4618D5">
        <w:t>[D] = {</w:t>
      </w:r>
      <w:r w:rsidR="4749C9D1">
        <w:t>1,0</w:t>
      </w:r>
      <w:r w:rsidR="0F4618D5">
        <w:t>}</w:t>
      </w:r>
      <w:r w:rsidR="144E8397">
        <w:t>, and so the maximum of this is 1:</w:t>
      </w:r>
    </w:p>
    <w:p w:rsidR="144E8397" w:rsidP="3B42584F" w:rsidRDefault="144E8397" w14:paraId="66A8DBA1" w14:textId="5E82BF27">
      <w:pPr>
        <w:jc w:val="center"/>
      </w:pPr>
      <w:r>
        <w:rPr>
          <w:noProof/>
        </w:rPr>
        <w:drawing>
          <wp:inline distT="0" distB="0" distL="0" distR="0" wp14:anchorId="15A1404E" wp14:editId="5331AB25">
            <wp:extent cx="1686983" cy="237232"/>
            <wp:effectExtent l="0" t="0" r="0" b="0"/>
            <wp:docPr id="38593947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939472" name=""/>
                    <pic:cNvPicPr/>
                  </pic:nvPicPr>
                  <pic:blipFill>
                    <a:blip r:embed="rId23">
                      <a:extLst>
                        <a:ext uri="{28A0092B-C50C-407E-A947-70E740481C1C}">
                          <a14:useLocalDpi xmlns:a14="http://schemas.microsoft.com/office/drawing/2010/main"/>
                        </a:ext>
                      </a:extLst>
                    </a:blip>
                    <a:stretch>
                      <a:fillRect/>
                    </a:stretch>
                  </pic:blipFill>
                  <pic:spPr>
                    <a:xfrm>
                      <a:off x="0" y="0"/>
                      <a:ext cx="1686983" cy="237232"/>
                    </a:xfrm>
                    <a:prstGeom prst="rect">
                      <a:avLst/>
                    </a:prstGeom>
                  </pic:spPr>
                </pic:pic>
              </a:graphicData>
            </a:graphic>
          </wp:inline>
        </w:drawing>
      </w:r>
    </w:p>
    <w:p w:rsidR="3B42584F" w:rsidP="3B42584F" w:rsidRDefault="3B42584F" w14:paraId="3EE033D4" w14:textId="2467AFEB"/>
    <w:p w:rsidR="3B42584F" w:rsidP="3B42584F" w:rsidRDefault="3B42584F" w14:paraId="58C734FB" w14:textId="71C0653F"/>
    <w:sectPr w:rsidR="3B42584F" w:rsidSect="008E68AE">
      <w:pgSz w:w="11900" w:h="16840" w:orient="portrait"/>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nitials="SF" w:author="Salvatore Florio (Philosophy)" w:date="2025-10-02T00:42:00Z" w:id="0">
    <w:p w:rsidR="00AD4130" w:rsidP="002B78A3" w:rsidRDefault="00AD4130" w14:paraId="4AA8A28A" w14:textId="77777777">
      <w:r>
        <w:rPr>
          <w:rStyle w:val="CommentReference"/>
        </w:rPr>
        <w:annotationRef/>
      </w:r>
      <w:r>
        <w:rPr>
          <w:color w:val="000000"/>
          <w:sz w:val="20"/>
          <w:szCs w:val="20"/>
        </w:rPr>
        <w:t>1) 2.5/5</w:t>
      </w:r>
    </w:p>
    <w:p w:rsidR="00AD4130" w:rsidP="002B78A3" w:rsidRDefault="00AD4130" w14:paraId="42705862" w14:textId="77777777">
      <w:r>
        <w:rPr>
          <w:color w:val="000000"/>
          <w:sz w:val="20"/>
          <w:szCs w:val="20"/>
        </w:rPr>
        <w:t>2) 1/2</w:t>
      </w:r>
    </w:p>
    <w:p w:rsidR="00AD4130" w:rsidP="002B78A3" w:rsidRDefault="00AD4130" w14:paraId="6AFB6FAE" w14:textId="77777777">
      <w:r>
        <w:rPr>
          <w:color w:val="000000"/>
          <w:sz w:val="20"/>
          <w:szCs w:val="20"/>
        </w:rPr>
        <w:t>3) 3/3</w:t>
      </w:r>
    </w:p>
    <w:p w:rsidR="00AD4130" w:rsidP="002B78A3" w:rsidRDefault="00AD4130" w14:paraId="4AF85C5F" w14:textId="77777777"/>
    <w:p w:rsidR="00AD4130" w:rsidP="002B78A3" w:rsidRDefault="00AD4130" w14:paraId="34FC9396" w14:textId="77777777">
      <w:r>
        <w:rPr>
          <w:color w:val="000000"/>
          <w:sz w:val="20"/>
          <w:szCs w:val="20"/>
        </w:rPr>
        <w:t>6.5/10</w:t>
      </w:r>
    </w:p>
    <w:p w:rsidR="00AD4130" w:rsidP="002B78A3" w:rsidRDefault="00AD4130" w14:paraId="58B6AA9F" w14:textId="77777777"/>
    <w:p w:rsidR="00AD4130" w:rsidP="002B78A3" w:rsidRDefault="00AD4130" w14:paraId="02C381D0" w14:textId="77777777">
      <w:r>
        <w:rPr>
          <w:color w:val="000000"/>
          <w:sz w:val="20"/>
          <w:szCs w:val="20"/>
        </w:rPr>
        <w:t xml:space="preserve">The submission needs some improvement. Passing requires 75% or more. </w:t>
      </w:r>
    </w:p>
  </w:comment>
  <w:comment w:initials="SF" w:author="Salvatore Florio (Philosophy)" w:date="2025-10-02T00:05:00Z" w:id="1">
    <w:p w:rsidR="00A707E5" w:rsidP="00846329" w:rsidRDefault="00A707E5" w14:paraId="3CDB3CED" w14:textId="43B025FF">
      <w:r>
        <w:rPr>
          <w:rStyle w:val="CommentReference"/>
        </w:rPr>
        <w:annotationRef/>
      </w:r>
      <w:r>
        <w:rPr>
          <w:color w:val="000000"/>
          <w:sz w:val="20"/>
          <w:szCs w:val="20"/>
        </w:rPr>
        <w:t>This can be misleading---irrelevant in which sense?</w:t>
      </w:r>
    </w:p>
  </w:comment>
  <w:comment w:initials="SF" w:author="Salvatore Florio (Philosophy)" w:date="2025-10-02T00:11:00Z" w:id="6">
    <w:p w:rsidR="00024A3F" w:rsidP="00C22012" w:rsidRDefault="00024A3F" w14:paraId="147E1B73" w14:textId="77777777">
      <w:r>
        <w:rPr>
          <w:rStyle w:val="CommentReference"/>
        </w:rPr>
        <w:annotationRef/>
      </w:r>
      <w:r>
        <w:rPr>
          <w:color w:val="000000"/>
          <w:sz w:val="20"/>
          <w:szCs w:val="20"/>
        </w:rPr>
        <w:t>Produces outcomes that are more fair than...? The theory itself is just a theory.</w:t>
      </w:r>
    </w:p>
  </w:comment>
  <w:comment w:initials="SF" w:author="Salvatore Florio (Philosophy)" w:date="2025-10-02T00:12:00Z" w:id="7">
    <w:p w:rsidR="00DF21EE" w:rsidP="0085061B" w:rsidRDefault="00DF21EE" w14:paraId="589E91E9" w14:textId="77777777">
      <w:r>
        <w:rPr>
          <w:rStyle w:val="CommentReference"/>
        </w:rPr>
        <w:annotationRef/>
      </w:r>
      <w:r>
        <w:rPr>
          <w:color w:val="000000"/>
          <w:sz w:val="20"/>
          <w:szCs w:val="20"/>
        </w:rPr>
        <w:t>Claimant or claim (relative to strength)?</w:t>
      </w:r>
    </w:p>
  </w:comment>
  <w:comment w:initials="SF" w:author="Salvatore Florio (Philosophy)" w:date="2025-10-02T00:12:00Z" w:id="5">
    <w:p w:rsidR="00DF21EE" w:rsidP="00A93ADB" w:rsidRDefault="00DF21EE" w14:paraId="662F797E" w14:textId="77777777">
      <w:r>
        <w:rPr>
          <w:rStyle w:val="CommentReference"/>
        </w:rPr>
        <w:annotationRef/>
      </w:r>
      <w:r>
        <w:rPr>
          <w:color w:val="000000"/>
          <w:sz w:val="20"/>
          <w:szCs w:val="20"/>
        </w:rPr>
        <w:t>I would use a simple example to illustrate this important part of the theory.</w:t>
      </w:r>
    </w:p>
  </w:comment>
  <w:comment w:initials="SF" w:author="Salvatore Florio (Philosophy)" w:date="2025-10-02T00:13:00Z" w:id="9">
    <w:p w:rsidR="00DD6B77" w:rsidP="003B3601" w:rsidRDefault="00DD6B77" w14:paraId="0AF83083" w14:textId="77777777">
      <w:r>
        <w:rPr>
          <w:rStyle w:val="CommentReference"/>
        </w:rPr>
        <w:annotationRef/>
      </w:r>
      <w:r>
        <w:rPr>
          <w:color w:val="000000"/>
          <w:sz w:val="20"/>
          <w:szCs w:val="20"/>
        </w:rPr>
        <w:t>Too quick. Elaborate.</w:t>
      </w:r>
    </w:p>
  </w:comment>
  <w:comment w:initials="SF" w:author="Salvatore Florio (Philosophy)" w:date="2025-10-02T00:14:00Z" w:id="14">
    <w:p w:rsidR="00D1033A" w:rsidP="00E172F4" w:rsidRDefault="00D1033A" w14:paraId="0306966F" w14:textId="77777777">
      <w:r>
        <w:rPr>
          <w:rStyle w:val="CommentReference"/>
        </w:rPr>
        <w:annotationRef/>
      </w:r>
      <w:r>
        <w:rPr>
          <w:color w:val="000000"/>
          <w:sz w:val="20"/>
          <w:szCs w:val="20"/>
        </w:rPr>
        <w:t>Again, example to illustrate and some argument to back up your point here?</w:t>
      </w:r>
    </w:p>
  </w:comment>
  <w:comment w:initials="SF" w:author="Salvatore Florio (Philosophy)" w:date="2025-10-02T00:16:00Z" w:id="15">
    <w:p w:rsidR="001A4DC7" w:rsidP="00FD4A46" w:rsidRDefault="001A4DC7" w14:paraId="4ACF165B" w14:textId="77777777">
      <w:r>
        <w:rPr>
          <w:rStyle w:val="CommentReference"/>
        </w:rPr>
        <w:annotationRef/>
      </w:r>
      <w:r>
        <w:rPr>
          <w:color w:val="000000"/>
          <w:sz w:val="20"/>
          <w:szCs w:val="20"/>
        </w:rPr>
        <w:t>What if we read this in terms of "claims not fully satisfied"? Consider the case in which full satisfaction means life, and less than full satisfaction means death.</w:t>
      </w:r>
    </w:p>
    <w:p w:rsidR="001A4DC7" w:rsidP="00FD4A46" w:rsidRDefault="001A4DC7" w14:paraId="00290207" w14:textId="77777777"/>
  </w:comment>
  <w:comment w:initials="SF" w:author="Salvatore Florio (Philosophy)" w:date="2025-10-02T00:17:00Z" w:id="16">
    <w:p w:rsidR="005562D4" w:rsidP="00800C57" w:rsidRDefault="005562D4" w14:paraId="1EDFCC6D" w14:textId="77777777">
      <w:r>
        <w:rPr>
          <w:rStyle w:val="CommentReference"/>
        </w:rPr>
        <w:annotationRef/>
      </w:r>
      <w:r>
        <w:rPr>
          <w:color w:val="000000"/>
          <w:sz w:val="20"/>
          <w:szCs w:val="20"/>
        </w:rPr>
        <w:t xml:space="preserve">It depends on whether this 100% vs. 0.1% is significant. Say more and address my worry in the previous comment. </w:t>
      </w:r>
    </w:p>
  </w:comment>
  <w:comment w:initials="SF" w:author="Salvatore Florio (Philosophy)" w:date="2025-10-02T00:18:00Z" w:id="17">
    <w:p w:rsidR="00145382" w:rsidP="002D6741" w:rsidRDefault="00145382" w14:paraId="296ED09F" w14:textId="77777777">
      <w:r>
        <w:rPr>
          <w:rStyle w:val="CommentReference"/>
        </w:rPr>
        <w:annotationRef/>
      </w:r>
      <w:r>
        <w:rPr>
          <w:color w:val="000000"/>
          <w:sz w:val="20"/>
          <w:szCs w:val="20"/>
        </w:rPr>
        <w:t xml:space="preserve">Say in advance what these interpretations mean informally. </w:t>
      </w:r>
    </w:p>
  </w:comment>
  <w:comment w:initials="SF" w:author="Salvatore Florio (Philosophy)" w:date="2025-10-02T00:18:00Z" w:id="18">
    <w:p w:rsidR="00145382" w:rsidP="00BE572D" w:rsidRDefault="00145382" w14:paraId="37044031" w14:textId="56823A7F">
      <w:r>
        <w:rPr>
          <w:rStyle w:val="CommentReference"/>
        </w:rPr>
        <w:annotationRef/>
      </w:r>
      <w:r>
        <w:rPr>
          <w:color w:val="000000"/>
          <w:sz w:val="20"/>
          <w:szCs w:val="20"/>
        </w:rPr>
        <w:t>Incorrect tree.</w:t>
      </w:r>
    </w:p>
    <w:p w:rsidR="00145382" w:rsidP="00BE572D" w:rsidRDefault="00145382" w14:paraId="65204C9E" w14:textId="77777777"/>
  </w:comment>
  <w:comment w:initials="SF" w:author="Salvatore Florio (Philosophy)" w:date="2025-10-02T00:20:00Z" w:id="19">
    <w:p w:rsidR="00E82AB8" w:rsidP="00DF29C1" w:rsidRDefault="00E82AB8" w14:paraId="0E2B6C80" w14:textId="77777777">
      <w:r>
        <w:rPr>
          <w:rStyle w:val="CommentReference"/>
        </w:rPr>
        <w:annotationRef/>
      </w:r>
      <w:r>
        <w:rPr>
          <w:color w:val="000000"/>
          <w:sz w:val="20"/>
          <w:szCs w:val="20"/>
        </w:rPr>
        <w:t xml:space="preserve">Again, it helps if you explain the reading that is being analyzed. </w:t>
      </w:r>
    </w:p>
  </w:comment>
  <w:comment w:initials="SF" w:author="Salvatore Florio (Philosophy)" w:date="2025-10-02T00:19:00Z" w:id="20">
    <w:p w:rsidR="00DE3774" w:rsidP="00F76037" w:rsidRDefault="00DE3774" w14:paraId="29A9DC0F" w14:textId="18945F7E">
      <w:r>
        <w:rPr>
          <w:rStyle w:val="CommentReference"/>
        </w:rPr>
        <w:annotationRef/>
      </w:r>
      <w:r>
        <w:rPr>
          <w:color w:val="000000"/>
          <w:sz w:val="20"/>
          <w:szCs w:val="20"/>
        </w:rPr>
        <w:t>Incorrect tree. Compare "A friend of Lucy" with "The car...".</w:t>
      </w:r>
    </w:p>
  </w:comment>
  <w:comment w:initials="SF" w:author="Salvatore Florio (Philosophy)" w:date="2025-10-02T00:22:00Z" w:id="21">
    <w:p w:rsidR="008E73F7" w:rsidP="0016764D" w:rsidRDefault="008E73F7" w14:paraId="22668304" w14:textId="77777777">
      <w:r>
        <w:rPr>
          <w:rStyle w:val="CommentReference"/>
        </w:rPr>
        <w:annotationRef/>
      </w:r>
      <w:r>
        <w:rPr>
          <w:color w:val="000000"/>
          <w:sz w:val="20"/>
          <w:szCs w:val="20"/>
        </w:rPr>
        <w:t>Where has "with a blue cover" gone in this test? Be careful here. By default,  you shouldn't remove parts of the sentence and prefer tests where everything remains there (maybe rearranged)</w:t>
      </w:r>
    </w:p>
  </w:comment>
  <w:comment w:initials="SF" w:author="Salvatore Florio (Philosophy)" w:date="2025-10-02T00:22:00Z" w:id="22">
    <w:p w:rsidR="0076280B" w:rsidP="00B9403F" w:rsidRDefault="0076280B" w14:paraId="5AE178A4" w14:textId="77777777">
      <w:r>
        <w:rPr>
          <w:rStyle w:val="CommentReference"/>
        </w:rPr>
        <w:annotationRef/>
      </w:r>
      <w:r>
        <w:rPr>
          <w:color w:val="000000"/>
          <w:sz w:val="20"/>
          <w:szCs w:val="20"/>
        </w:rPr>
        <w:t>Similar comment.</w:t>
      </w:r>
    </w:p>
  </w:comment>
  <w:comment w:initials="SF" w:author="Salvatore Florio (Philosophy)" w:date="2025-10-02T00:35:00Z" w:id="23">
    <w:p w:rsidR="00BC2564" w:rsidP="00C66D86" w:rsidRDefault="00BC2564" w14:paraId="2DF6DA40" w14:textId="77777777">
      <w:r>
        <w:rPr>
          <w:rStyle w:val="CommentReference"/>
        </w:rPr>
        <w:annotationRef/>
      </w:r>
      <w:r>
        <w:rPr>
          <w:color w:val="000000"/>
          <w:sz w:val="20"/>
          <w:szCs w:val="20"/>
        </w:rPr>
        <w:t>See comment above.</w:t>
      </w:r>
    </w:p>
  </w:comment>
  <w:comment w:initials="SF" w:author="Salvatore Florio (Philosophy)" w:date="2025-10-02T00:40:00Z" w:id="24">
    <w:p w:rsidR="00D1177A" w:rsidP="004029BA" w:rsidRDefault="00D1177A" w14:paraId="482E6638" w14:textId="77777777">
      <w:r>
        <w:rPr>
          <w:rStyle w:val="CommentReference"/>
        </w:rPr>
        <w:annotationRef/>
      </w:r>
      <w:r>
        <w:rPr>
          <w:color w:val="000000"/>
          <w:sz w:val="20"/>
          <w:szCs w:val="20"/>
        </w:rPr>
        <w:t>Nice thinking!</w:t>
      </w:r>
    </w:p>
  </w:comment>
</w:comments>
</file>

<file path=word/commentsExtended.xml><?xml version="1.0" encoding="utf-8"?>
<w15:commentsEx xmlns:mc="http://schemas.openxmlformats.org/markup-compatibility/2006" xmlns:w15="http://schemas.microsoft.com/office/word/2012/wordml" mc:Ignorable="w15">
  <w15:commentEx w15:done="0" w15:paraId="02C381D0"/>
  <w15:commentEx w15:done="0" w15:paraId="3CDB3CED"/>
  <w15:commentEx w15:done="0" w15:paraId="147E1B73"/>
  <w15:commentEx w15:done="0" w15:paraId="589E91E9"/>
  <w15:commentEx w15:done="0" w15:paraId="662F797E"/>
  <w15:commentEx w15:done="0" w15:paraId="0AF83083"/>
  <w15:commentEx w15:done="0" w15:paraId="0306966F"/>
  <w15:commentEx w15:done="0" w15:paraId="00290207"/>
  <w15:commentEx w15:done="0" w15:paraId="1EDFCC6D"/>
  <w15:commentEx w15:done="0" w15:paraId="296ED09F"/>
  <w15:commentEx w15:done="0" w15:paraId="65204C9E"/>
  <w15:commentEx w15:done="0" w15:paraId="0E2B6C80"/>
  <w15:commentEx w15:done="0" w15:paraId="29A9DC0F"/>
  <w15:commentEx w15:done="0" w15:paraId="22668304"/>
  <w15:commentEx w15:done="0" w15:paraId="5AE178A4"/>
  <w15:commentEx w15:done="0" w15:paraId="2DF6DA40"/>
  <w15:commentEx w15:done="0" w15:paraId="482E6638"/>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1E4889F1" w16cex:dateUtc="2025-10-01T23:42:00Z"/>
  <w16cex:commentExtensible w16cex:durableId="37D09D1E" w16cex:dateUtc="2025-10-01T23:05:00Z"/>
  <w16cex:commentExtensible w16cex:durableId="7C431420" w16cex:dateUtc="2025-10-01T23:11:00Z"/>
  <w16cex:commentExtensible w16cex:durableId="0BD932A5" w16cex:dateUtc="2025-10-01T23:12:00Z"/>
  <w16cex:commentExtensible w16cex:durableId="639900F8" w16cex:dateUtc="2025-10-01T23:12:00Z"/>
  <w16cex:commentExtensible w16cex:durableId="0FB24490" w16cex:dateUtc="2025-10-01T23:13:00Z"/>
  <w16cex:commentExtensible w16cex:durableId="439BF476" w16cex:dateUtc="2025-10-01T23:14:00Z"/>
  <w16cex:commentExtensible w16cex:durableId="302D01A2" w16cex:dateUtc="2025-10-01T23:16:00Z"/>
  <w16cex:commentExtensible w16cex:durableId="07AD7679" w16cex:dateUtc="2025-10-01T23:17:00Z"/>
  <w16cex:commentExtensible w16cex:durableId="1BDD8CC0" w16cex:dateUtc="2025-10-01T23:18:00Z"/>
  <w16cex:commentExtensible w16cex:durableId="2F3E1594" w16cex:dateUtc="2025-10-01T23:18:00Z"/>
  <w16cex:commentExtensible w16cex:durableId="6D5406A5" w16cex:dateUtc="2025-10-01T23:20:00Z"/>
  <w16cex:commentExtensible w16cex:durableId="115703D1" w16cex:dateUtc="2025-10-01T23:19:00Z"/>
  <w16cex:commentExtensible w16cex:durableId="72307FB5" w16cex:dateUtc="2025-10-01T23:22:00Z"/>
  <w16cex:commentExtensible w16cex:durableId="2FF06110" w16cex:dateUtc="2025-10-01T23:22:00Z"/>
  <w16cex:commentExtensible w16cex:durableId="4B028573" w16cex:dateUtc="2025-10-01T23:35:00Z"/>
  <w16cex:commentExtensible w16cex:durableId="6AFF147E" w16cex:dateUtc="2025-10-01T23:40:00Z"/>
</w16cex:commentsExtensible>
</file>

<file path=word/commentsIds.xml><?xml version="1.0" encoding="utf-8"?>
<w16cid:commentsIds xmlns:mc="http://schemas.openxmlformats.org/markup-compatibility/2006" xmlns:w16cid="http://schemas.microsoft.com/office/word/2016/wordml/cid" mc:Ignorable="w16cid">
  <w16cid:commentId w16cid:paraId="02C381D0" w16cid:durableId="1E4889F1"/>
  <w16cid:commentId w16cid:paraId="3CDB3CED" w16cid:durableId="37D09D1E"/>
  <w16cid:commentId w16cid:paraId="147E1B73" w16cid:durableId="7C431420"/>
  <w16cid:commentId w16cid:paraId="589E91E9" w16cid:durableId="0BD932A5"/>
  <w16cid:commentId w16cid:paraId="662F797E" w16cid:durableId="639900F8"/>
  <w16cid:commentId w16cid:paraId="0AF83083" w16cid:durableId="0FB24490"/>
  <w16cid:commentId w16cid:paraId="0306966F" w16cid:durableId="439BF476"/>
  <w16cid:commentId w16cid:paraId="00290207" w16cid:durableId="302D01A2"/>
  <w16cid:commentId w16cid:paraId="1EDFCC6D" w16cid:durableId="07AD7679"/>
  <w16cid:commentId w16cid:paraId="296ED09F" w16cid:durableId="1BDD8CC0"/>
  <w16cid:commentId w16cid:paraId="65204C9E" w16cid:durableId="2F3E1594"/>
  <w16cid:commentId w16cid:paraId="0E2B6C80" w16cid:durableId="6D5406A5"/>
  <w16cid:commentId w16cid:paraId="29A9DC0F" w16cid:durableId="115703D1"/>
  <w16cid:commentId w16cid:paraId="22668304" w16cid:durableId="72307FB5"/>
  <w16cid:commentId w16cid:paraId="5AE178A4" w16cid:durableId="2FF06110"/>
  <w16cid:commentId w16cid:paraId="2DF6DA40" w16cid:durableId="4B028573"/>
  <w16cid:commentId w16cid:paraId="482E6638" w16cid:durableId="6AFF147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xmlns:oel="http://schemas.microsoft.com/office/2019/extlst">
  <int2:observations>
    <int2:bookmark int2:bookmarkName="_Int_sAkEg3EO" int2:invalidationBookmarkName="" int2:hashCode="IfecSx4qIeblxT" int2:id="7QtRzvxD">
      <int2:state int2:type="gram" int2:value="Rejected"/>
    </int2:bookmark>
    <int2:bookmark int2:bookmarkName="_Int_0mZlgaR7" int2:invalidationBookmarkName="" int2:hashCode="zh/WcwpMo3WdR2" int2:id="TIqkqEpj">
      <int2:state int2:type="gram" int2:value="Rejected"/>
    </int2:bookmark>
    <int2:bookmark int2:bookmarkName="_Int_ePl0fFzW" int2:invalidationBookmarkName="" int2:hashCode="VrnDvvcq0JBEfl" int2:id="hzV8dIIk">
      <int2:state int2:type="gram" int2:value="Rejected"/>
    </int2:bookmark>
    <int2:bookmark int2:bookmarkName="_Int_4Awc4eLK" int2:invalidationBookmarkName="" int2:hashCode="FhxCN58vOqq4SL" int2:id="U6OOw2w8">
      <int2:state int2:type="style" int2:value="Rejected"/>
    </int2:bookmark>
    <int2:bookmark int2:bookmarkName="_Int_iNLKrmqo" int2:invalidationBookmarkName="" int2:hashCode="/BkxjdExKM4UNE" int2:id="z36lXiPH">
      <int2:state int2:type="gram" int2:value="Rejected"/>
    </int2:bookmark>
    <int2:bookmark int2:bookmarkName="_Int_28DBV68a" int2:invalidationBookmarkName="" int2:hashCode="/BkxjdExKM4UNE" int2:id="yGgl20Pd">
      <int2:state int2:type="gram" int2:value="Rejected"/>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10">
    <w:nsid w:val="2ab3b69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716e075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D3B4997"/>
    <w:multiLevelType w:val="hybridMultilevel"/>
    <w:tmpl w:val="181C5ED0"/>
    <w:lvl w:ilvl="0" w:tplc="7EA6437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5C040B1"/>
    <w:multiLevelType w:val="multilevel"/>
    <w:tmpl w:val="347E193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5EC61CE"/>
    <w:multiLevelType w:val="hybridMultilevel"/>
    <w:tmpl w:val="01E4C20E"/>
    <w:lvl w:ilvl="0" w:tplc="3D24E4C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F7252B2"/>
    <w:multiLevelType w:val="hybridMultilevel"/>
    <w:tmpl w:val="41C240A2"/>
    <w:lvl w:ilvl="0" w:tplc="B0040B3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D437C65"/>
    <w:multiLevelType w:val="hybridMultilevel"/>
    <w:tmpl w:val="8658870E"/>
    <w:lvl w:ilvl="0" w:tplc="87D8045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79444DE"/>
    <w:multiLevelType w:val="hybridMultilevel"/>
    <w:tmpl w:val="2D602AA6"/>
    <w:lvl w:ilvl="0" w:tplc="95A2E9EE">
      <w:start w:val="1"/>
      <w:numFmt w:val="decimal"/>
      <w:lvlText w:val="%1)"/>
      <w:lvlJc w:val="left"/>
      <w:pPr>
        <w:ind w:left="720" w:hanging="360"/>
      </w:pPr>
    </w:lvl>
    <w:lvl w:ilvl="1" w:tplc="FACE5D88">
      <w:start w:val="1"/>
      <w:numFmt w:val="lowerLetter"/>
      <w:lvlText w:val="%2."/>
      <w:lvlJc w:val="left"/>
      <w:pPr>
        <w:ind w:left="1440" w:hanging="360"/>
      </w:pPr>
    </w:lvl>
    <w:lvl w:ilvl="2" w:tplc="A8204E3E">
      <w:start w:val="1"/>
      <w:numFmt w:val="lowerRoman"/>
      <w:lvlText w:val="%3."/>
      <w:lvlJc w:val="right"/>
      <w:pPr>
        <w:ind w:left="2160" w:hanging="180"/>
      </w:pPr>
    </w:lvl>
    <w:lvl w:ilvl="3" w:tplc="198ECC78">
      <w:start w:val="1"/>
      <w:numFmt w:val="decimal"/>
      <w:lvlText w:val="%4."/>
      <w:lvlJc w:val="left"/>
      <w:pPr>
        <w:ind w:left="2880" w:hanging="360"/>
      </w:pPr>
    </w:lvl>
    <w:lvl w:ilvl="4" w:tplc="BDC824DC">
      <w:start w:val="1"/>
      <w:numFmt w:val="lowerLetter"/>
      <w:lvlText w:val="%5."/>
      <w:lvlJc w:val="left"/>
      <w:pPr>
        <w:ind w:left="3600" w:hanging="360"/>
      </w:pPr>
    </w:lvl>
    <w:lvl w:ilvl="5" w:tplc="6A303538">
      <w:start w:val="1"/>
      <w:numFmt w:val="lowerRoman"/>
      <w:lvlText w:val="%6."/>
      <w:lvlJc w:val="right"/>
      <w:pPr>
        <w:ind w:left="4320" w:hanging="180"/>
      </w:pPr>
    </w:lvl>
    <w:lvl w:ilvl="6" w:tplc="1A3CC16A">
      <w:start w:val="1"/>
      <w:numFmt w:val="decimal"/>
      <w:lvlText w:val="%7."/>
      <w:lvlJc w:val="left"/>
      <w:pPr>
        <w:ind w:left="5040" w:hanging="360"/>
      </w:pPr>
    </w:lvl>
    <w:lvl w:ilvl="7" w:tplc="8F52D3DE">
      <w:start w:val="1"/>
      <w:numFmt w:val="lowerLetter"/>
      <w:lvlText w:val="%8."/>
      <w:lvlJc w:val="left"/>
      <w:pPr>
        <w:ind w:left="5760" w:hanging="360"/>
      </w:pPr>
    </w:lvl>
    <w:lvl w:ilvl="8" w:tplc="9ABA79B6">
      <w:start w:val="1"/>
      <w:numFmt w:val="lowerRoman"/>
      <w:lvlText w:val="%9."/>
      <w:lvlJc w:val="right"/>
      <w:pPr>
        <w:ind w:left="6480" w:hanging="180"/>
      </w:pPr>
    </w:lvl>
  </w:abstractNum>
  <w:abstractNum w:abstractNumId="6" w15:restartNumberingAfterBreak="0">
    <w:nsid w:val="7CF47E5A"/>
    <w:multiLevelType w:val="hybridMultilevel"/>
    <w:tmpl w:val="08E0D3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D353E5A"/>
    <w:multiLevelType w:val="hybridMultilevel"/>
    <w:tmpl w:val="C608DF10"/>
    <w:lvl w:ilvl="0" w:tplc="D14A90F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FC07442"/>
    <w:multiLevelType w:val="hybridMultilevel"/>
    <w:tmpl w:val="A4CA53DE"/>
    <w:lvl w:ilvl="0" w:tplc="FF8AE66E">
      <w:start w:val="1"/>
      <w:numFmt w:val="decimal"/>
      <w:lvlText w:val="(%1)"/>
      <w:lvlJc w:val="left"/>
      <w:pPr>
        <w:ind w:left="720" w:hanging="360"/>
      </w:pPr>
    </w:lvl>
    <w:lvl w:ilvl="1" w:tplc="AB4624E6">
      <w:start w:val="1"/>
      <w:numFmt w:val="lowerLetter"/>
      <w:lvlText w:val="%2."/>
      <w:lvlJc w:val="left"/>
      <w:pPr>
        <w:ind w:left="1440" w:hanging="360"/>
      </w:pPr>
    </w:lvl>
    <w:lvl w:ilvl="2" w:tplc="08BC64E2">
      <w:start w:val="1"/>
      <w:numFmt w:val="lowerRoman"/>
      <w:lvlText w:val="%3."/>
      <w:lvlJc w:val="right"/>
      <w:pPr>
        <w:ind w:left="2160" w:hanging="180"/>
      </w:pPr>
    </w:lvl>
    <w:lvl w:ilvl="3" w:tplc="B7BAD988">
      <w:start w:val="1"/>
      <w:numFmt w:val="decimal"/>
      <w:lvlText w:val="%4."/>
      <w:lvlJc w:val="left"/>
      <w:pPr>
        <w:ind w:left="2880" w:hanging="360"/>
      </w:pPr>
    </w:lvl>
    <w:lvl w:ilvl="4" w:tplc="B4CEE0D0">
      <w:start w:val="1"/>
      <w:numFmt w:val="lowerLetter"/>
      <w:lvlText w:val="%5."/>
      <w:lvlJc w:val="left"/>
      <w:pPr>
        <w:ind w:left="3600" w:hanging="360"/>
      </w:pPr>
    </w:lvl>
    <w:lvl w:ilvl="5" w:tplc="37E23EBE">
      <w:start w:val="1"/>
      <w:numFmt w:val="lowerRoman"/>
      <w:lvlText w:val="%6."/>
      <w:lvlJc w:val="right"/>
      <w:pPr>
        <w:ind w:left="4320" w:hanging="180"/>
      </w:pPr>
    </w:lvl>
    <w:lvl w:ilvl="6" w:tplc="7AC45000">
      <w:start w:val="1"/>
      <w:numFmt w:val="decimal"/>
      <w:lvlText w:val="%7."/>
      <w:lvlJc w:val="left"/>
      <w:pPr>
        <w:ind w:left="5040" w:hanging="360"/>
      </w:pPr>
    </w:lvl>
    <w:lvl w:ilvl="7" w:tplc="61C06CD6">
      <w:start w:val="1"/>
      <w:numFmt w:val="lowerLetter"/>
      <w:lvlText w:val="%8."/>
      <w:lvlJc w:val="left"/>
      <w:pPr>
        <w:ind w:left="5760" w:hanging="360"/>
      </w:pPr>
    </w:lvl>
    <w:lvl w:ilvl="8" w:tplc="ABCEA27C">
      <w:start w:val="1"/>
      <w:numFmt w:val="lowerRoman"/>
      <w:lvlText w:val="%9."/>
      <w:lvlJc w:val="right"/>
      <w:pPr>
        <w:ind w:left="6480" w:hanging="180"/>
      </w:pPr>
    </w:lvl>
  </w:abstractNum>
  <w:num w:numId="11">
    <w:abstractNumId w:val="10"/>
  </w:num>
  <w:num w:numId="10">
    <w:abstractNumId w:val="9"/>
  </w:num>
  <w:num w:numId="1" w16cid:durableId="842861430">
    <w:abstractNumId w:val="8"/>
  </w:num>
  <w:num w:numId="2" w16cid:durableId="87773111">
    <w:abstractNumId w:val="5"/>
  </w:num>
  <w:num w:numId="3" w16cid:durableId="449595049">
    <w:abstractNumId w:val="1"/>
  </w:num>
  <w:num w:numId="4" w16cid:durableId="459882845">
    <w:abstractNumId w:val="6"/>
  </w:num>
  <w:num w:numId="5" w16cid:durableId="1531257042">
    <w:abstractNumId w:val="4"/>
  </w:num>
  <w:num w:numId="6" w16cid:durableId="1235312321">
    <w:abstractNumId w:val="3"/>
  </w:num>
  <w:num w:numId="7" w16cid:durableId="505168916">
    <w:abstractNumId w:val="7"/>
  </w:num>
  <w:num w:numId="8" w16cid:durableId="1882746671">
    <w:abstractNumId w:val="2"/>
  </w:num>
  <w:num w:numId="9" w16cid:durableId="202515966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Salvatore Florio (Philosophy)">
    <w15:presenceInfo w15:providerId="AD" w15:userId="S::s.florio@bham.ac.uk::51222c61-05a6-4957-a85d-4b37e76f99f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141D"/>
    <w:rsid w:val="000058F6"/>
    <w:rsid w:val="00024A3F"/>
    <w:rsid w:val="000714EA"/>
    <w:rsid w:val="000A021D"/>
    <w:rsid w:val="000D7947"/>
    <w:rsid w:val="000E0CF3"/>
    <w:rsid w:val="001236F1"/>
    <w:rsid w:val="00127947"/>
    <w:rsid w:val="00145382"/>
    <w:rsid w:val="001A4DC7"/>
    <w:rsid w:val="001C25AF"/>
    <w:rsid w:val="001C4552"/>
    <w:rsid w:val="001D24E2"/>
    <w:rsid w:val="001F37BD"/>
    <w:rsid w:val="001F3D02"/>
    <w:rsid w:val="002A3980"/>
    <w:rsid w:val="002C3D58"/>
    <w:rsid w:val="003B19C0"/>
    <w:rsid w:val="00407762"/>
    <w:rsid w:val="00454F32"/>
    <w:rsid w:val="00477F6A"/>
    <w:rsid w:val="004B4D56"/>
    <w:rsid w:val="004C3368"/>
    <w:rsid w:val="0053344E"/>
    <w:rsid w:val="005562D4"/>
    <w:rsid w:val="0056610D"/>
    <w:rsid w:val="005A925D"/>
    <w:rsid w:val="005B649A"/>
    <w:rsid w:val="00603295"/>
    <w:rsid w:val="00604917"/>
    <w:rsid w:val="00621244"/>
    <w:rsid w:val="00643712"/>
    <w:rsid w:val="006B123A"/>
    <w:rsid w:val="00725D41"/>
    <w:rsid w:val="0075014B"/>
    <w:rsid w:val="0076280B"/>
    <w:rsid w:val="007B00ED"/>
    <w:rsid w:val="0083C4A7"/>
    <w:rsid w:val="008504BF"/>
    <w:rsid w:val="008A5BA6"/>
    <w:rsid w:val="008E68AE"/>
    <w:rsid w:val="008E73F7"/>
    <w:rsid w:val="009567FA"/>
    <w:rsid w:val="0097364E"/>
    <w:rsid w:val="009D6074"/>
    <w:rsid w:val="00A3784A"/>
    <w:rsid w:val="00A707E5"/>
    <w:rsid w:val="00A845FF"/>
    <w:rsid w:val="00A9231C"/>
    <w:rsid w:val="00A99389"/>
    <w:rsid w:val="00AD4130"/>
    <w:rsid w:val="00AE76E4"/>
    <w:rsid w:val="00B92D15"/>
    <w:rsid w:val="00BC2564"/>
    <w:rsid w:val="00CA2636"/>
    <w:rsid w:val="00CB7181"/>
    <w:rsid w:val="00CE1DD5"/>
    <w:rsid w:val="00D1033A"/>
    <w:rsid w:val="00D1177A"/>
    <w:rsid w:val="00D34117"/>
    <w:rsid w:val="00D74DC1"/>
    <w:rsid w:val="00DD6B77"/>
    <w:rsid w:val="00DE3774"/>
    <w:rsid w:val="00DF21EE"/>
    <w:rsid w:val="00E00056"/>
    <w:rsid w:val="00E5603C"/>
    <w:rsid w:val="00E776B1"/>
    <w:rsid w:val="00E82AB8"/>
    <w:rsid w:val="00E93D48"/>
    <w:rsid w:val="00E95CC4"/>
    <w:rsid w:val="00ED2C52"/>
    <w:rsid w:val="00EE0CDF"/>
    <w:rsid w:val="00F536BB"/>
    <w:rsid w:val="00F6141D"/>
    <w:rsid w:val="00F71C04"/>
    <w:rsid w:val="00F81965"/>
    <w:rsid w:val="00F83EB3"/>
    <w:rsid w:val="00F9038E"/>
    <w:rsid w:val="00FA4C30"/>
    <w:rsid w:val="0122E5F9"/>
    <w:rsid w:val="01501A2D"/>
    <w:rsid w:val="0225F6A7"/>
    <w:rsid w:val="024873F6"/>
    <w:rsid w:val="024BC192"/>
    <w:rsid w:val="024EFF77"/>
    <w:rsid w:val="026EB256"/>
    <w:rsid w:val="027A905E"/>
    <w:rsid w:val="027E4ADF"/>
    <w:rsid w:val="0281EDDB"/>
    <w:rsid w:val="02D0EEF8"/>
    <w:rsid w:val="0306ADD8"/>
    <w:rsid w:val="0317ECA9"/>
    <w:rsid w:val="036DD79F"/>
    <w:rsid w:val="038EC084"/>
    <w:rsid w:val="03B9E429"/>
    <w:rsid w:val="0419A917"/>
    <w:rsid w:val="04E58DAA"/>
    <w:rsid w:val="05096A39"/>
    <w:rsid w:val="052E91B8"/>
    <w:rsid w:val="0594B476"/>
    <w:rsid w:val="059C5473"/>
    <w:rsid w:val="05E9BC4B"/>
    <w:rsid w:val="06AADD0F"/>
    <w:rsid w:val="07343EEF"/>
    <w:rsid w:val="07D44EC0"/>
    <w:rsid w:val="07F0347B"/>
    <w:rsid w:val="08241B50"/>
    <w:rsid w:val="0825DDE3"/>
    <w:rsid w:val="0831B6C8"/>
    <w:rsid w:val="083A8066"/>
    <w:rsid w:val="08735DAB"/>
    <w:rsid w:val="089AF4D7"/>
    <w:rsid w:val="08B29CC8"/>
    <w:rsid w:val="08E2DE31"/>
    <w:rsid w:val="091FB8EA"/>
    <w:rsid w:val="094DC724"/>
    <w:rsid w:val="09A41B32"/>
    <w:rsid w:val="0A2739CE"/>
    <w:rsid w:val="0A2B67D8"/>
    <w:rsid w:val="0A32D59A"/>
    <w:rsid w:val="0A788753"/>
    <w:rsid w:val="0A83B45D"/>
    <w:rsid w:val="0AA9D9A4"/>
    <w:rsid w:val="0B637EED"/>
    <w:rsid w:val="0B7EE8E6"/>
    <w:rsid w:val="0B9EB2AC"/>
    <w:rsid w:val="0C02C9B1"/>
    <w:rsid w:val="0C3112EA"/>
    <w:rsid w:val="0C42E010"/>
    <w:rsid w:val="0C4A8677"/>
    <w:rsid w:val="0CD2B8FA"/>
    <w:rsid w:val="0CDD56DF"/>
    <w:rsid w:val="0CF75EBF"/>
    <w:rsid w:val="0D01A15D"/>
    <w:rsid w:val="0D165A9F"/>
    <w:rsid w:val="0D2E697D"/>
    <w:rsid w:val="0DCC4186"/>
    <w:rsid w:val="0DE28D38"/>
    <w:rsid w:val="0E2B85EB"/>
    <w:rsid w:val="0E63682D"/>
    <w:rsid w:val="0E6B5E58"/>
    <w:rsid w:val="0E6E189D"/>
    <w:rsid w:val="0E71B313"/>
    <w:rsid w:val="0E72591F"/>
    <w:rsid w:val="0E9A7E7E"/>
    <w:rsid w:val="0F44A162"/>
    <w:rsid w:val="0F4618D5"/>
    <w:rsid w:val="0F4C08BD"/>
    <w:rsid w:val="0F53608F"/>
    <w:rsid w:val="0F76463E"/>
    <w:rsid w:val="100D5294"/>
    <w:rsid w:val="1018DFFB"/>
    <w:rsid w:val="10916263"/>
    <w:rsid w:val="10F67E52"/>
    <w:rsid w:val="1100A35A"/>
    <w:rsid w:val="1119FABC"/>
    <w:rsid w:val="111AB8A2"/>
    <w:rsid w:val="114E4B1F"/>
    <w:rsid w:val="116D0956"/>
    <w:rsid w:val="119275EE"/>
    <w:rsid w:val="122D77FC"/>
    <w:rsid w:val="12637BC5"/>
    <w:rsid w:val="126563EB"/>
    <w:rsid w:val="1294E191"/>
    <w:rsid w:val="12E26DFF"/>
    <w:rsid w:val="1320A482"/>
    <w:rsid w:val="134D1190"/>
    <w:rsid w:val="1350CD6D"/>
    <w:rsid w:val="13538A30"/>
    <w:rsid w:val="1353CBE8"/>
    <w:rsid w:val="135C62D8"/>
    <w:rsid w:val="13B8C4D8"/>
    <w:rsid w:val="13E7FEE6"/>
    <w:rsid w:val="1419AAF2"/>
    <w:rsid w:val="14258516"/>
    <w:rsid w:val="1437EFE8"/>
    <w:rsid w:val="1445E7CF"/>
    <w:rsid w:val="144E8397"/>
    <w:rsid w:val="147F7C35"/>
    <w:rsid w:val="148FC7FD"/>
    <w:rsid w:val="14BBE714"/>
    <w:rsid w:val="14CAEF4C"/>
    <w:rsid w:val="14EA3D43"/>
    <w:rsid w:val="1507ACCC"/>
    <w:rsid w:val="154EA2D7"/>
    <w:rsid w:val="15BAD8A6"/>
    <w:rsid w:val="15EB7CAD"/>
    <w:rsid w:val="16E6F111"/>
    <w:rsid w:val="17018195"/>
    <w:rsid w:val="170EB616"/>
    <w:rsid w:val="17980F90"/>
    <w:rsid w:val="17BAF1D2"/>
    <w:rsid w:val="17FCC3C9"/>
    <w:rsid w:val="188CB60D"/>
    <w:rsid w:val="1893D136"/>
    <w:rsid w:val="18943225"/>
    <w:rsid w:val="18A5204E"/>
    <w:rsid w:val="18A6745F"/>
    <w:rsid w:val="18FA3438"/>
    <w:rsid w:val="19989429"/>
    <w:rsid w:val="1A0F16F3"/>
    <w:rsid w:val="1A4C6A28"/>
    <w:rsid w:val="1A4EBC71"/>
    <w:rsid w:val="1AF239E0"/>
    <w:rsid w:val="1B013D29"/>
    <w:rsid w:val="1BAEE138"/>
    <w:rsid w:val="1BCDB66D"/>
    <w:rsid w:val="1BF70614"/>
    <w:rsid w:val="1C472650"/>
    <w:rsid w:val="1C826503"/>
    <w:rsid w:val="1C9A1C9F"/>
    <w:rsid w:val="1CFEBFAE"/>
    <w:rsid w:val="1D378692"/>
    <w:rsid w:val="1D7A0194"/>
    <w:rsid w:val="1D86A43E"/>
    <w:rsid w:val="1D936C5E"/>
    <w:rsid w:val="1DB9ADB9"/>
    <w:rsid w:val="1E55DDC0"/>
    <w:rsid w:val="1E8B3CD8"/>
    <w:rsid w:val="1EB4A728"/>
    <w:rsid w:val="1ED5A57C"/>
    <w:rsid w:val="1EEC145E"/>
    <w:rsid w:val="1F86C531"/>
    <w:rsid w:val="1F99C25C"/>
    <w:rsid w:val="1FD823FC"/>
    <w:rsid w:val="2016F975"/>
    <w:rsid w:val="202833F3"/>
    <w:rsid w:val="202E2CC4"/>
    <w:rsid w:val="20323D60"/>
    <w:rsid w:val="20D95951"/>
    <w:rsid w:val="20E95CE2"/>
    <w:rsid w:val="211C833D"/>
    <w:rsid w:val="2122AC04"/>
    <w:rsid w:val="21759F3B"/>
    <w:rsid w:val="21DE5AA3"/>
    <w:rsid w:val="2283425D"/>
    <w:rsid w:val="22A7006C"/>
    <w:rsid w:val="2340AD8B"/>
    <w:rsid w:val="238E7BA3"/>
    <w:rsid w:val="23E1546C"/>
    <w:rsid w:val="243F802E"/>
    <w:rsid w:val="24B4429C"/>
    <w:rsid w:val="24E7393D"/>
    <w:rsid w:val="24F16696"/>
    <w:rsid w:val="24F22A77"/>
    <w:rsid w:val="2533EDED"/>
    <w:rsid w:val="2551F4D6"/>
    <w:rsid w:val="257371B3"/>
    <w:rsid w:val="25956689"/>
    <w:rsid w:val="25EF5328"/>
    <w:rsid w:val="262D3807"/>
    <w:rsid w:val="2698D66A"/>
    <w:rsid w:val="26D8957E"/>
    <w:rsid w:val="26F2C782"/>
    <w:rsid w:val="272B6B2C"/>
    <w:rsid w:val="273B816E"/>
    <w:rsid w:val="27D94DD7"/>
    <w:rsid w:val="27E7D64B"/>
    <w:rsid w:val="27EC5AAA"/>
    <w:rsid w:val="27F4C658"/>
    <w:rsid w:val="284D5FC4"/>
    <w:rsid w:val="28685F1A"/>
    <w:rsid w:val="28C1C39D"/>
    <w:rsid w:val="28EB7452"/>
    <w:rsid w:val="28F41474"/>
    <w:rsid w:val="28F74F1A"/>
    <w:rsid w:val="29569B46"/>
    <w:rsid w:val="296C21F3"/>
    <w:rsid w:val="296F7F6D"/>
    <w:rsid w:val="29A4F8CC"/>
    <w:rsid w:val="29AEF912"/>
    <w:rsid w:val="29B5F8AE"/>
    <w:rsid w:val="29F221F0"/>
    <w:rsid w:val="2AE39F46"/>
    <w:rsid w:val="2B381897"/>
    <w:rsid w:val="2B49117F"/>
    <w:rsid w:val="2B62B3F3"/>
    <w:rsid w:val="2B6EF79E"/>
    <w:rsid w:val="2B71EDC6"/>
    <w:rsid w:val="2B820F96"/>
    <w:rsid w:val="2B9DBB97"/>
    <w:rsid w:val="2BC02A62"/>
    <w:rsid w:val="2BE39747"/>
    <w:rsid w:val="2BEC740A"/>
    <w:rsid w:val="2C5B4E98"/>
    <w:rsid w:val="2C7E9255"/>
    <w:rsid w:val="2CEB6539"/>
    <w:rsid w:val="2CFDC8E8"/>
    <w:rsid w:val="2D2B115F"/>
    <w:rsid w:val="2D2C9042"/>
    <w:rsid w:val="2D7C868D"/>
    <w:rsid w:val="2DEC95A0"/>
    <w:rsid w:val="2DF5916B"/>
    <w:rsid w:val="2EABF512"/>
    <w:rsid w:val="2EDFAE86"/>
    <w:rsid w:val="2F4CC9CA"/>
    <w:rsid w:val="2F813E06"/>
    <w:rsid w:val="2FB4BAA8"/>
    <w:rsid w:val="300142C9"/>
    <w:rsid w:val="305CBC79"/>
    <w:rsid w:val="309A9B83"/>
    <w:rsid w:val="30D40EA8"/>
    <w:rsid w:val="30DC62B8"/>
    <w:rsid w:val="30EA66D5"/>
    <w:rsid w:val="30EDEB6E"/>
    <w:rsid w:val="31281F03"/>
    <w:rsid w:val="31307672"/>
    <w:rsid w:val="315E6957"/>
    <w:rsid w:val="316318D5"/>
    <w:rsid w:val="3189D711"/>
    <w:rsid w:val="318B0AA2"/>
    <w:rsid w:val="319A3B0B"/>
    <w:rsid w:val="31B04CB4"/>
    <w:rsid w:val="31B2D69B"/>
    <w:rsid w:val="31D94ABC"/>
    <w:rsid w:val="3203072A"/>
    <w:rsid w:val="320D5762"/>
    <w:rsid w:val="32442BC1"/>
    <w:rsid w:val="32581C8C"/>
    <w:rsid w:val="32C9ADB4"/>
    <w:rsid w:val="331D5184"/>
    <w:rsid w:val="3339FDDA"/>
    <w:rsid w:val="336A03DF"/>
    <w:rsid w:val="33E978E4"/>
    <w:rsid w:val="3457461D"/>
    <w:rsid w:val="34B44C98"/>
    <w:rsid w:val="34CAEA0C"/>
    <w:rsid w:val="34CD7DBA"/>
    <w:rsid w:val="34EF818F"/>
    <w:rsid w:val="35034568"/>
    <w:rsid w:val="352728C2"/>
    <w:rsid w:val="35B48899"/>
    <w:rsid w:val="35FA45A7"/>
    <w:rsid w:val="360D4DEE"/>
    <w:rsid w:val="3640593A"/>
    <w:rsid w:val="367320E5"/>
    <w:rsid w:val="369E9621"/>
    <w:rsid w:val="374A409C"/>
    <w:rsid w:val="376AA7B9"/>
    <w:rsid w:val="37F79A2C"/>
    <w:rsid w:val="38787EB8"/>
    <w:rsid w:val="388F3DAC"/>
    <w:rsid w:val="38D9704B"/>
    <w:rsid w:val="38E21B7F"/>
    <w:rsid w:val="396A67C0"/>
    <w:rsid w:val="3970178D"/>
    <w:rsid w:val="39F001B2"/>
    <w:rsid w:val="39FD0A3E"/>
    <w:rsid w:val="3A29152A"/>
    <w:rsid w:val="3A35DF34"/>
    <w:rsid w:val="3AC08248"/>
    <w:rsid w:val="3AD707A3"/>
    <w:rsid w:val="3B42584F"/>
    <w:rsid w:val="3B55032B"/>
    <w:rsid w:val="3B63EF88"/>
    <w:rsid w:val="3B8CF80B"/>
    <w:rsid w:val="3BA83FA1"/>
    <w:rsid w:val="3BB2133F"/>
    <w:rsid w:val="3BB2DB41"/>
    <w:rsid w:val="3BC878D5"/>
    <w:rsid w:val="3BE1F87C"/>
    <w:rsid w:val="3C1F418E"/>
    <w:rsid w:val="3C31B6AC"/>
    <w:rsid w:val="3C7D6F40"/>
    <w:rsid w:val="3C96BD19"/>
    <w:rsid w:val="3C9CD2BB"/>
    <w:rsid w:val="3D2951D1"/>
    <w:rsid w:val="3D5E0F41"/>
    <w:rsid w:val="3D807413"/>
    <w:rsid w:val="3DE458A7"/>
    <w:rsid w:val="3EEA0985"/>
    <w:rsid w:val="3F348108"/>
    <w:rsid w:val="3F7411D9"/>
    <w:rsid w:val="3FB714DF"/>
    <w:rsid w:val="40361048"/>
    <w:rsid w:val="406259F1"/>
    <w:rsid w:val="40A3C3B2"/>
    <w:rsid w:val="40ADD77E"/>
    <w:rsid w:val="40D5C1A5"/>
    <w:rsid w:val="4117B35D"/>
    <w:rsid w:val="41FED977"/>
    <w:rsid w:val="42194B68"/>
    <w:rsid w:val="4236611D"/>
    <w:rsid w:val="423AEF71"/>
    <w:rsid w:val="4250122F"/>
    <w:rsid w:val="42A933D4"/>
    <w:rsid w:val="43427148"/>
    <w:rsid w:val="434F70C5"/>
    <w:rsid w:val="436B6DE8"/>
    <w:rsid w:val="43703512"/>
    <w:rsid w:val="43840B88"/>
    <w:rsid w:val="43A45005"/>
    <w:rsid w:val="44247E1F"/>
    <w:rsid w:val="442FB0B5"/>
    <w:rsid w:val="44482ECF"/>
    <w:rsid w:val="44C2FF93"/>
    <w:rsid w:val="4545BBDA"/>
    <w:rsid w:val="45FE1963"/>
    <w:rsid w:val="46079E55"/>
    <w:rsid w:val="46220CEE"/>
    <w:rsid w:val="463B6493"/>
    <w:rsid w:val="46D980C1"/>
    <w:rsid w:val="46DFB7C4"/>
    <w:rsid w:val="46EEA50D"/>
    <w:rsid w:val="46EF0EB9"/>
    <w:rsid w:val="473CC38E"/>
    <w:rsid w:val="4749C9D1"/>
    <w:rsid w:val="4757FCF5"/>
    <w:rsid w:val="479986A3"/>
    <w:rsid w:val="48246642"/>
    <w:rsid w:val="484B4C3A"/>
    <w:rsid w:val="488A992E"/>
    <w:rsid w:val="48CD4B30"/>
    <w:rsid w:val="499A3F0B"/>
    <w:rsid w:val="49A73B3C"/>
    <w:rsid w:val="49FF2DA0"/>
    <w:rsid w:val="4A1561B0"/>
    <w:rsid w:val="4A3ACB3D"/>
    <w:rsid w:val="4A7A2C84"/>
    <w:rsid w:val="4AE49EB3"/>
    <w:rsid w:val="4B39F07B"/>
    <w:rsid w:val="4B4F16A7"/>
    <w:rsid w:val="4C0914E9"/>
    <w:rsid w:val="4C167BA4"/>
    <w:rsid w:val="4C1D3B8E"/>
    <w:rsid w:val="4C66552A"/>
    <w:rsid w:val="4D05145B"/>
    <w:rsid w:val="4D630C90"/>
    <w:rsid w:val="4D78F684"/>
    <w:rsid w:val="4DE379DA"/>
    <w:rsid w:val="4E3186FA"/>
    <w:rsid w:val="4E5770A3"/>
    <w:rsid w:val="4E8E03EE"/>
    <w:rsid w:val="4EE9E83E"/>
    <w:rsid w:val="4F42ACD3"/>
    <w:rsid w:val="4F75F575"/>
    <w:rsid w:val="4F99FACE"/>
    <w:rsid w:val="4FAA4128"/>
    <w:rsid w:val="4FBABD85"/>
    <w:rsid w:val="4FC242C9"/>
    <w:rsid w:val="4FD78E34"/>
    <w:rsid w:val="4FFFD560"/>
    <w:rsid w:val="501B6E9C"/>
    <w:rsid w:val="5047DC9F"/>
    <w:rsid w:val="508755E7"/>
    <w:rsid w:val="51172A94"/>
    <w:rsid w:val="511AA76E"/>
    <w:rsid w:val="51570D94"/>
    <w:rsid w:val="51758D59"/>
    <w:rsid w:val="518DF949"/>
    <w:rsid w:val="521B9E88"/>
    <w:rsid w:val="5250BB9F"/>
    <w:rsid w:val="528F03A5"/>
    <w:rsid w:val="52BCC49C"/>
    <w:rsid w:val="52EBC339"/>
    <w:rsid w:val="530A250D"/>
    <w:rsid w:val="530AFB66"/>
    <w:rsid w:val="5346068B"/>
    <w:rsid w:val="542B9C67"/>
    <w:rsid w:val="542E6B62"/>
    <w:rsid w:val="543297A3"/>
    <w:rsid w:val="543667E0"/>
    <w:rsid w:val="5444EACB"/>
    <w:rsid w:val="54A55213"/>
    <w:rsid w:val="54C28A96"/>
    <w:rsid w:val="5508D213"/>
    <w:rsid w:val="55472BD0"/>
    <w:rsid w:val="55C94BBE"/>
    <w:rsid w:val="563B7AC8"/>
    <w:rsid w:val="567B9735"/>
    <w:rsid w:val="569FACA3"/>
    <w:rsid w:val="56A38250"/>
    <w:rsid w:val="56AF4D37"/>
    <w:rsid w:val="56FF749B"/>
    <w:rsid w:val="570C811D"/>
    <w:rsid w:val="573AD953"/>
    <w:rsid w:val="574C8B0F"/>
    <w:rsid w:val="576E3F1D"/>
    <w:rsid w:val="577446FC"/>
    <w:rsid w:val="58029399"/>
    <w:rsid w:val="58314713"/>
    <w:rsid w:val="583E7F60"/>
    <w:rsid w:val="586E9C48"/>
    <w:rsid w:val="588F88F9"/>
    <w:rsid w:val="58BB3FB2"/>
    <w:rsid w:val="58C10707"/>
    <w:rsid w:val="58C7C932"/>
    <w:rsid w:val="592BEB28"/>
    <w:rsid w:val="596B24D1"/>
    <w:rsid w:val="596D6163"/>
    <w:rsid w:val="59B755ED"/>
    <w:rsid w:val="5A90DED9"/>
    <w:rsid w:val="5AFF70A0"/>
    <w:rsid w:val="5B95A30A"/>
    <w:rsid w:val="5BC0485E"/>
    <w:rsid w:val="5C024511"/>
    <w:rsid w:val="5C1135BC"/>
    <w:rsid w:val="5C3F0775"/>
    <w:rsid w:val="5CF6F034"/>
    <w:rsid w:val="5CF8F84E"/>
    <w:rsid w:val="5D1FF5BD"/>
    <w:rsid w:val="5DAE69BD"/>
    <w:rsid w:val="5E31539B"/>
    <w:rsid w:val="5E652572"/>
    <w:rsid w:val="5E85162D"/>
    <w:rsid w:val="5E92D438"/>
    <w:rsid w:val="5EE4B0A8"/>
    <w:rsid w:val="5F115CE9"/>
    <w:rsid w:val="5F50DB79"/>
    <w:rsid w:val="5F91AB2F"/>
    <w:rsid w:val="5F91C722"/>
    <w:rsid w:val="5FBFE596"/>
    <w:rsid w:val="5FFD781A"/>
    <w:rsid w:val="6057AA8C"/>
    <w:rsid w:val="6062BF3B"/>
    <w:rsid w:val="60674288"/>
    <w:rsid w:val="606BC22C"/>
    <w:rsid w:val="60814C49"/>
    <w:rsid w:val="60974749"/>
    <w:rsid w:val="60B6C9D7"/>
    <w:rsid w:val="60B722A0"/>
    <w:rsid w:val="60D68476"/>
    <w:rsid w:val="61B37B94"/>
    <w:rsid w:val="61CC2F3F"/>
    <w:rsid w:val="620A0CED"/>
    <w:rsid w:val="62434C34"/>
    <w:rsid w:val="62E86DCA"/>
    <w:rsid w:val="630A85B6"/>
    <w:rsid w:val="6318311B"/>
    <w:rsid w:val="632394BB"/>
    <w:rsid w:val="632DE277"/>
    <w:rsid w:val="636D1666"/>
    <w:rsid w:val="6381B414"/>
    <w:rsid w:val="638AB075"/>
    <w:rsid w:val="6391CED4"/>
    <w:rsid w:val="63A811D9"/>
    <w:rsid w:val="642128E2"/>
    <w:rsid w:val="642C59FB"/>
    <w:rsid w:val="6448CC0A"/>
    <w:rsid w:val="646966B6"/>
    <w:rsid w:val="647DFC24"/>
    <w:rsid w:val="64821427"/>
    <w:rsid w:val="6485115F"/>
    <w:rsid w:val="650EE4A8"/>
    <w:rsid w:val="65116353"/>
    <w:rsid w:val="65179F85"/>
    <w:rsid w:val="656C0EFC"/>
    <w:rsid w:val="657E96A3"/>
    <w:rsid w:val="659EAEDD"/>
    <w:rsid w:val="65E9258D"/>
    <w:rsid w:val="66151BDA"/>
    <w:rsid w:val="667B9E99"/>
    <w:rsid w:val="667D53E0"/>
    <w:rsid w:val="66FF638C"/>
    <w:rsid w:val="672CC152"/>
    <w:rsid w:val="6809A203"/>
    <w:rsid w:val="68627593"/>
    <w:rsid w:val="68CD324A"/>
    <w:rsid w:val="68E5DF53"/>
    <w:rsid w:val="6920CACF"/>
    <w:rsid w:val="692D5A65"/>
    <w:rsid w:val="69787E87"/>
    <w:rsid w:val="69E82EE3"/>
    <w:rsid w:val="6A17B9F3"/>
    <w:rsid w:val="6A4B1847"/>
    <w:rsid w:val="6ABF7A6D"/>
    <w:rsid w:val="6AD615CF"/>
    <w:rsid w:val="6AEBD96D"/>
    <w:rsid w:val="6AF590A0"/>
    <w:rsid w:val="6B2F9EB1"/>
    <w:rsid w:val="6B93CC22"/>
    <w:rsid w:val="6B93D18D"/>
    <w:rsid w:val="6BA627FC"/>
    <w:rsid w:val="6C1CDEEE"/>
    <w:rsid w:val="6C2C4FA1"/>
    <w:rsid w:val="6C5C7F56"/>
    <w:rsid w:val="6C721530"/>
    <w:rsid w:val="6CD7F75A"/>
    <w:rsid w:val="6CF1E715"/>
    <w:rsid w:val="6D071CA2"/>
    <w:rsid w:val="6D1F58F8"/>
    <w:rsid w:val="6D3BC889"/>
    <w:rsid w:val="6D4FF6C1"/>
    <w:rsid w:val="6D8B7FCE"/>
    <w:rsid w:val="6D9BD1FC"/>
    <w:rsid w:val="6D9CBA18"/>
    <w:rsid w:val="6DA1A7B4"/>
    <w:rsid w:val="6DA27422"/>
    <w:rsid w:val="6DA75A5B"/>
    <w:rsid w:val="6DAE23EE"/>
    <w:rsid w:val="6DB9EA74"/>
    <w:rsid w:val="6E21C28E"/>
    <w:rsid w:val="6E935498"/>
    <w:rsid w:val="6ED81A92"/>
    <w:rsid w:val="6EFCC99A"/>
    <w:rsid w:val="6F0D98B4"/>
    <w:rsid w:val="6F4A8A96"/>
    <w:rsid w:val="704DE561"/>
    <w:rsid w:val="707A19EC"/>
    <w:rsid w:val="70F77091"/>
    <w:rsid w:val="710BDFBB"/>
    <w:rsid w:val="712A8A99"/>
    <w:rsid w:val="713A732C"/>
    <w:rsid w:val="716EB295"/>
    <w:rsid w:val="71C20AEA"/>
    <w:rsid w:val="71EEA671"/>
    <w:rsid w:val="71FA7849"/>
    <w:rsid w:val="7226CCFB"/>
    <w:rsid w:val="726A1B9E"/>
    <w:rsid w:val="7275E1D5"/>
    <w:rsid w:val="729757D0"/>
    <w:rsid w:val="72F7FB97"/>
    <w:rsid w:val="731696E5"/>
    <w:rsid w:val="731D7F07"/>
    <w:rsid w:val="731DE482"/>
    <w:rsid w:val="734DAD37"/>
    <w:rsid w:val="73943CD7"/>
    <w:rsid w:val="739E83F0"/>
    <w:rsid w:val="73BE356F"/>
    <w:rsid w:val="73DB7B05"/>
    <w:rsid w:val="74028F50"/>
    <w:rsid w:val="740C6809"/>
    <w:rsid w:val="74177761"/>
    <w:rsid w:val="741D83DB"/>
    <w:rsid w:val="74312345"/>
    <w:rsid w:val="745C7ABD"/>
    <w:rsid w:val="747B79BE"/>
    <w:rsid w:val="74BEE170"/>
    <w:rsid w:val="74FD5364"/>
    <w:rsid w:val="7505FB24"/>
    <w:rsid w:val="7580EB5F"/>
    <w:rsid w:val="75E30DE5"/>
    <w:rsid w:val="75EFAC9D"/>
    <w:rsid w:val="76109973"/>
    <w:rsid w:val="764DB55A"/>
    <w:rsid w:val="768DEB44"/>
    <w:rsid w:val="76A29F1D"/>
    <w:rsid w:val="76C69889"/>
    <w:rsid w:val="7723F80E"/>
    <w:rsid w:val="7729879C"/>
    <w:rsid w:val="7791B0BE"/>
    <w:rsid w:val="779BE3FB"/>
    <w:rsid w:val="77B0CFAB"/>
    <w:rsid w:val="785AD34F"/>
    <w:rsid w:val="785DB55A"/>
    <w:rsid w:val="7876BF41"/>
    <w:rsid w:val="787C3E68"/>
    <w:rsid w:val="7889CC16"/>
    <w:rsid w:val="78BB02F5"/>
    <w:rsid w:val="78BE15FB"/>
    <w:rsid w:val="7925AC46"/>
    <w:rsid w:val="793249C5"/>
    <w:rsid w:val="793A811D"/>
    <w:rsid w:val="79834AFB"/>
    <w:rsid w:val="79964D0B"/>
    <w:rsid w:val="79CB01F0"/>
    <w:rsid w:val="7A3238A1"/>
    <w:rsid w:val="7A47A8CF"/>
    <w:rsid w:val="7A4B04E3"/>
    <w:rsid w:val="7A4FCCDC"/>
    <w:rsid w:val="7A7D8B34"/>
    <w:rsid w:val="7A7E708E"/>
    <w:rsid w:val="7A969677"/>
    <w:rsid w:val="7A98AC88"/>
    <w:rsid w:val="7AE4B8A0"/>
    <w:rsid w:val="7B8AAA43"/>
    <w:rsid w:val="7BA5CA0A"/>
    <w:rsid w:val="7BC9F71C"/>
    <w:rsid w:val="7C0D3904"/>
    <w:rsid w:val="7C1E064D"/>
    <w:rsid w:val="7C20FDBC"/>
    <w:rsid w:val="7C6B392D"/>
    <w:rsid w:val="7CB8ACCB"/>
    <w:rsid w:val="7CD0910B"/>
    <w:rsid w:val="7D635D7E"/>
    <w:rsid w:val="7DA14085"/>
    <w:rsid w:val="7DD4B0E6"/>
    <w:rsid w:val="7EA9AB65"/>
    <w:rsid w:val="7F65DA37"/>
    <w:rsid w:val="7FFD5A08"/>
    <w:rsid w:val="7FFF86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77D5A07"/>
  <w15:chartTrackingRefBased/>
  <w15:docId w15:val="{70620374-B5E5-6942-83D9-1C3E83A293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rmalWeb">
    <w:name w:val="Normal (Web)"/>
    <w:basedOn w:val="Normal"/>
    <w:uiPriority w:val="99"/>
    <w:unhideWhenUsed/>
    <w:rsid w:val="000D7947"/>
    <w:pPr>
      <w:spacing w:before="100" w:beforeAutospacing="1" w:after="100" w:afterAutospacing="1"/>
    </w:pPr>
    <w:rPr>
      <w:rFonts w:ascii="Times New Roman" w:hAnsi="Times New Roman" w:eastAsia="Times New Roman" w:cs="Times New Roman"/>
    </w:rPr>
  </w:style>
  <w:style w:type="paragraph" w:styleId="ListParagraph">
    <w:name w:val="List Paragraph"/>
    <w:basedOn w:val="Normal"/>
    <w:uiPriority w:val="34"/>
    <w:qFormat/>
    <w:rsid w:val="00E95CC4"/>
    <w:pPr>
      <w:ind w:left="720"/>
      <w:contextualSpacing/>
    </w:pPr>
  </w:style>
  <w:style w:type="paragraph" w:styleId="BalloonText">
    <w:name w:val="Balloon Text"/>
    <w:basedOn w:val="Normal"/>
    <w:link w:val="BalloonTextChar"/>
    <w:uiPriority w:val="99"/>
    <w:semiHidden/>
    <w:unhideWhenUsed/>
    <w:rsid w:val="004B4D56"/>
    <w:rPr>
      <w:rFonts w:ascii="Times New Roman" w:hAnsi="Times New Roman" w:cs="Times New Roman"/>
      <w:sz w:val="18"/>
      <w:szCs w:val="18"/>
    </w:rPr>
  </w:style>
  <w:style w:type="character" w:styleId="BalloonTextChar" w:customStyle="1">
    <w:name w:val="Balloon Text Char"/>
    <w:basedOn w:val="DefaultParagraphFont"/>
    <w:link w:val="BalloonText"/>
    <w:uiPriority w:val="99"/>
    <w:semiHidden/>
    <w:rsid w:val="004B4D56"/>
    <w:rPr>
      <w:rFonts w:ascii="Times New Roman" w:hAnsi="Times New Roman" w:cs="Times New Roman"/>
      <w:sz w:val="18"/>
      <w:szCs w:val="18"/>
    </w:rPr>
  </w:style>
  <w:style w:type="paragraph" w:styleId="Revision">
    <w:name w:val="Revision"/>
    <w:hidden/>
    <w:uiPriority w:val="99"/>
    <w:semiHidden/>
    <w:rsid w:val="009567FA"/>
  </w:style>
  <w:style w:type="character" w:styleId="CommentReference">
    <w:name w:val="annotation reference"/>
    <w:basedOn w:val="DefaultParagraphFont"/>
    <w:uiPriority w:val="99"/>
    <w:semiHidden/>
    <w:unhideWhenUsed/>
    <w:rsid w:val="00A707E5"/>
    <w:rPr>
      <w:sz w:val="16"/>
      <w:szCs w:val="16"/>
    </w:rPr>
  </w:style>
  <w:style w:type="paragraph" w:styleId="CommentText">
    <w:name w:val="annotation text"/>
    <w:basedOn w:val="Normal"/>
    <w:link w:val="CommentTextChar"/>
    <w:uiPriority w:val="99"/>
    <w:semiHidden/>
    <w:unhideWhenUsed/>
    <w:rsid w:val="00A707E5"/>
    <w:rPr>
      <w:sz w:val="20"/>
      <w:szCs w:val="20"/>
    </w:rPr>
  </w:style>
  <w:style w:type="character" w:styleId="CommentTextChar" w:customStyle="1">
    <w:name w:val="Comment Text Char"/>
    <w:basedOn w:val="DefaultParagraphFont"/>
    <w:link w:val="CommentText"/>
    <w:uiPriority w:val="99"/>
    <w:semiHidden/>
    <w:rsid w:val="00A707E5"/>
    <w:rPr>
      <w:sz w:val="20"/>
      <w:szCs w:val="20"/>
    </w:rPr>
  </w:style>
  <w:style w:type="paragraph" w:styleId="CommentSubject">
    <w:name w:val="annotation subject"/>
    <w:basedOn w:val="CommentText"/>
    <w:next w:val="CommentText"/>
    <w:link w:val="CommentSubjectChar"/>
    <w:uiPriority w:val="99"/>
    <w:semiHidden/>
    <w:unhideWhenUsed/>
    <w:rsid w:val="00A707E5"/>
    <w:rPr>
      <w:b/>
      <w:bCs/>
    </w:rPr>
  </w:style>
  <w:style w:type="character" w:styleId="CommentSubjectChar" w:customStyle="1">
    <w:name w:val="Comment Subject Char"/>
    <w:basedOn w:val="CommentTextChar"/>
    <w:link w:val="CommentSubject"/>
    <w:uiPriority w:val="99"/>
    <w:semiHidden/>
    <w:rsid w:val="00A707E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9627008">
      <w:bodyDiv w:val="1"/>
      <w:marLeft w:val="0"/>
      <w:marRight w:val="0"/>
      <w:marTop w:val="0"/>
      <w:marBottom w:val="0"/>
      <w:divBdr>
        <w:top w:val="none" w:sz="0" w:space="0" w:color="auto"/>
        <w:left w:val="none" w:sz="0" w:space="0" w:color="auto"/>
        <w:bottom w:val="none" w:sz="0" w:space="0" w:color="auto"/>
        <w:right w:val="none" w:sz="0" w:space="0" w:color="auto"/>
      </w:divBdr>
      <w:divsChild>
        <w:div w:id="366682489">
          <w:marLeft w:val="0"/>
          <w:marRight w:val="0"/>
          <w:marTop w:val="0"/>
          <w:marBottom w:val="0"/>
          <w:divBdr>
            <w:top w:val="none" w:sz="0" w:space="0" w:color="auto"/>
            <w:left w:val="none" w:sz="0" w:space="0" w:color="auto"/>
            <w:bottom w:val="none" w:sz="0" w:space="0" w:color="auto"/>
            <w:right w:val="none" w:sz="0" w:space="0" w:color="auto"/>
          </w:divBdr>
          <w:divsChild>
            <w:div w:id="1236471583">
              <w:marLeft w:val="0"/>
              <w:marRight w:val="0"/>
              <w:marTop w:val="0"/>
              <w:marBottom w:val="0"/>
              <w:divBdr>
                <w:top w:val="none" w:sz="0" w:space="0" w:color="auto"/>
                <w:left w:val="none" w:sz="0" w:space="0" w:color="auto"/>
                <w:bottom w:val="none" w:sz="0" w:space="0" w:color="auto"/>
                <w:right w:val="none" w:sz="0" w:space="0" w:color="auto"/>
              </w:divBdr>
              <w:divsChild>
                <w:div w:id="199830676">
                  <w:marLeft w:val="0"/>
                  <w:marRight w:val="0"/>
                  <w:marTop w:val="0"/>
                  <w:marBottom w:val="0"/>
                  <w:divBdr>
                    <w:top w:val="none" w:sz="0" w:space="0" w:color="auto"/>
                    <w:left w:val="none" w:sz="0" w:space="0" w:color="auto"/>
                    <w:bottom w:val="none" w:sz="0" w:space="0" w:color="auto"/>
                    <w:right w:val="none" w:sz="0" w:space="0" w:color="auto"/>
                  </w:divBdr>
                  <w:divsChild>
                    <w:div w:id="452556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1070808">
      <w:bodyDiv w:val="1"/>
      <w:marLeft w:val="0"/>
      <w:marRight w:val="0"/>
      <w:marTop w:val="0"/>
      <w:marBottom w:val="0"/>
      <w:divBdr>
        <w:top w:val="none" w:sz="0" w:space="0" w:color="auto"/>
        <w:left w:val="none" w:sz="0" w:space="0" w:color="auto"/>
        <w:bottom w:val="none" w:sz="0" w:space="0" w:color="auto"/>
        <w:right w:val="none" w:sz="0" w:space="0" w:color="auto"/>
      </w:divBdr>
      <w:divsChild>
        <w:div w:id="2101678893">
          <w:marLeft w:val="0"/>
          <w:marRight w:val="0"/>
          <w:marTop w:val="0"/>
          <w:marBottom w:val="0"/>
          <w:divBdr>
            <w:top w:val="none" w:sz="0" w:space="0" w:color="auto"/>
            <w:left w:val="none" w:sz="0" w:space="0" w:color="auto"/>
            <w:bottom w:val="none" w:sz="0" w:space="0" w:color="auto"/>
            <w:right w:val="none" w:sz="0" w:space="0" w:color="auto"/>
          </w:divBdr>
          <w:divsChild>
            <w:div w:id="1201236796">
              <w:marLeft w:val="0"/>
              <w:marRight w:val="0"/>
              <w:marTop w:val="0"/>
              <w:marBottom w:val="0"/>
              <w:divBdr>
                <w:top w:val="none" w:sz="0" w:space="0" w:color="auto"/>
                <w:left w:val="none" w:sz="0" w:space="0" w:color="auto"/>
                <w:bottom w:val="none" w:sz="0" w:space="0" w:color="auto"/>
                <w:right w:val="none" w:sz="0" w:space="0" w:color="auto"/>
              </w:divBdr>
              <w:divsChild>
                <w:div w:id="1207763022">
                  <w:marLeft w:val="0"/>
                  <w:marRight w:val="0"/>
                  <w:marTop w:val="0"/>
                  <w:marBottom w:val="0"/>
                  <w:divBdr>
                    <w:top w:val="none" w:sz="0" w:space="0" w:color="auto"/>
                    <w:left w:val="none" w:sz="0" w:space="0" w:color="auto"/>
                    <w:bottom w:val="none" w:sz="0" w:space="0" w:color="auto"/>
                    <w:right w:val="none" w:sz="0" w:space="0" w:color="auto"/>
                  </w:divBdr>
                  <w:divsChild>
                    <w:div w:id="1660306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8281284">
      <w:bodyDiv w:val="1"/>
      <w:marLeft w:val="0"/>
      <w:marRight w:val="0"/>
      <w:marTop w:val="0"/>
      <w:marBottom w:val="0"/>
      <w:divBdr>
        <w:top w:val="none" w:sz="0" w:space="0" w:color="auto"/>
        <w:left w:val="none" w:sz="0" w:space="0" w:color="auto"/>
        <w:bottom w:val="none" w:sz="0" w:space="0" w:color="auto"/>
        <w:right w:val="none" w:sz="0" w:space="0" w:color="auto"/>
      </w:divBdr>
      <w:divsChild>
        <w:div w:id="1314985557">
          <w:marLeft w:val="0"/>
          <w:marRight w:val="0"/>
          <w:marTop w:val="0"/>
          <w:marBottom w:val="0"/>
          <w:divBdr>
            <w:top w:val="none" w:sz="0" w:space="0" w:color="auto"/>
            <w:left w:val="none" w:sz="0" w:space="0" w:color="auto"/>
            <w:bottom w:val="none" w:sz="0" w:space="0" w:color="auto"/>
            <w:right w:val="none" w:sz="0" w:space="0" w:color="auto"/>
          </w:divBdr>
          <w:divsChild>
            <w:div w:id="1702627777">
              <w:marLeft w:val="0"/>
              <w:marRight w:val="0"/>
              <w:marTop w:val="0"/>
              <w:marBottom w:val="0"/>
              <w:divBdr>
                <w:top w:val="none" w:sz="0" w:space="0" w:color="auto"/>
                <w:left w:val="none" w:sz="0" w:space="0" w:color="auto"/>
                <w:bottom w:val="none" w:sz="0" w:space="0" w:color="auto"/>
                <w:right w:val="none" w:sz="0" w:space="0" w:color="auto"/>
              </w:divBdr>
            </w:div>
            <w:div w:id="845705811">
              <w:marLeft w:val="0"/>
              <w:marRight w:val="0"/>
              <w:marTop w:val="0"/>
              <w:marBottom w:val="0"/>
              <w:divBdr>
                <w:top w:val="none" w:sz="0" w:space="0" w:color="auto"/>
                <w:left w:val="none" w:sz="0" w:space="0" w:color="auto"/>
                <w:bottom w:val="none" w:sz="0" w:space="0" w:color="auto"/>
                <w:right w:val="none" w:sz="0" w:space="0" w:color="auto"/>
              </w:divBdr>
            </w:div>
            <w:div w:id="72435574">
              <w:marLeft w:val="0"/>
              <w:marRight w:val="0"/>
              <w:marTop w:val="0"/>
              <w:marBottom w:val="0"/>
              <w:divBdr>
                <w:top w:val="none" w:sz="0" w:space="0" w:color="auto"/>
                <w:left w:val="none" w:sz="0" w:space="0" w:color="auto"/>
                <w:bottom w:val="none" w:sz="0" w:space="0" w:color="auto"/>
                <w:right w:val="none" w:sz="0" w:space="0" w:color="auto"/>
              </w:divBdr>
            </w:div>
            <w:div w:id="458959588">
              <w:marLeft w:val="0"/>
              <w:marRight w:val="0"/>
              <w:marTop w:val="0"/>
              <w:marBottom w:val="0"/>
              <w:divBdr>
                <w:top w:val="none" w:sz="0" w:space="0" w:color="auto"/>
                <w:left w:val="none" w:sz="0" w:space="0" w:color="auto"/>
                <w:bottom w:val="none" w:sz="0" w:space="0" w:color="auto"/>
                <w:right w:val="none" w:sz="0" w:space="0" w:color="auto"/>
              </w:divBdr>
            </w:div>
            <w:div w:id="104934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868779">
      <w:bodyDiv w:val="1"/>
      <w:marLeft w:val="0"/>
      <w:marRight w:val="0"/>
      <w:marTop w:val="0"/>
      <w:marBottom w:val="0"/>
      <w:divBdr>
        <w:top w:val="none" w:sz="0" w:space="0" w:color="auto"/>
        <w:left w:val="none" w:sz="0" w:space="0" w:color="auto"/>
        <w:bottom w:val="none" w:sz="0" w:space="0" w:color="auto"/>
        <w:right w:val="none" w:sz="0" w:space="0" w:color="auto"/>
      </w:divBdr>
      <w:divsChild>
        <w:div w:id="1235512060">
          <w:marLeft w:val="0"/>
          <w:marRight w:val="0"/>
          <w:marTop w:val="0"/>
          <w:marBottom w:val="0"/>
          <w:divBdr>
            <w:top w:val="none" w:sz="0" w:space="0" w:color="auto"/>
            <w:left w:val="none" w:sz="0" w:space="0" w:color="auto"/>
            <w:bottom w:val="none" w:sz="0" w:space="0" w:color="auto"/>
            <w:right w:val="none" w:sz="0" w:space="0" w:color="auto"/>
          </w:divBdr>
          <w:divsChild>
            <w:div w:id="840050849">
              <w:marLeft w:val="0"/>
              <w:marRight w:val="0"/>
              <w:marTop w:val="0"/>
              <w:marBottom w:val="0"/>
              <w:divBdr>
                <w:top w:val="none" w:sz="0" w:space="0" w:color="auto"/>
                <w:left w:val="none" w:sz="0" w:space="0" w:color="auto"/>
                <w:bottom w:val="none" w:sz="0" w:space="0" w:color="auto"/>
                <w:right w:val="none" w:sz="0" w:space="0" w:color="auto"/>
              </w:divBdr>
              <w:divsChild>
                <w:div w:id="724062842">
                  <w:marLeft w:val="0"/>
                  <w:marRight w:val="0"/>
                  <w:marTop w:val="0"/>
                  <w:marBottom w:val="0"/>
                  <w:divBdr>
                    <w:top w:val="none" w:sz="0" w:space="0" w:color="auto"/>
                    <w:left w:val="none" w:sz="0" w:space="0" w:color="auto"/>
                    <w:bottom w:val="none" w:sz="0" w:space="0" w:color="auto"/>
                    <w:right w:val="none" w:sz="0" w:space="0" w:color="auto"/>
                  </w:divBdr>
                  <w:divsChild>
                    <w:div w:id="1479763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6911142">
      <w:bodyDiv w:val="1"/>
      <w:marLeft w:val="0"/>
      <w:marRight w:val="0"/>
      <w:marTop w:val="0"/>
      <w:marBottom w:val="0"/>
      <w:divBdr>
        <w:top w:val="none" w:sz="0" w:space="0" w:color="auto"/>
        <w:left w:val="none" w:sz="0" w:space="0" w:color="auto"/>
        <w:bottom w:val="none" w:sz="0" w:space="0" w:color="auto"/>
        <w:right w:val="none" w:sz="0" w:space="0" w:color="auto"/>
      </w:divBdr>
      <w:divsChild>
        <w:div w:id="1601789805">
          <w:marLeft w:val="0"/>
          <w:marRight w:val="0"/>
          <w:marTop w:val="0"/>
          <w:marBottom w:val="0"/>
          <w:divBdr>
            <w:top w:val="none" w:sz="0" w:space="0" w:color="auto"/>
            <w:left w:val="none" w:sz="0" w:space="0" w:color="auto"/>
            <w:bottom w:val="none" w:sz="0" w:space="0" w:color="auto"/>
            <w:right w:val="none" w:sz="0" w:space="0" w:color="auto"/>
          </w:divBdr>
          <w:divsChild>
            <w:div w:id="2027172256">
              <w:marLeft w:val="0"/>
              <w:marRight w:val="0"/>
              <w:marTop w:val="0"/>
              <w:marBottom w:val="0"/>
              <w:divBdr>
                <w:top w:val="none" w:sz="0" w:space="0" w:color="auto"/>
                <w:left w:val="none" w:sz="0" w:space="0" w:color="auto"/>
                <w:bottom w:val="none" w:sz="0" w:space="0" w:color="auto"/>
                <w:right w:val="none" w:sz="0" w:space="0" w:color="auto"/>
              </w:divBdr>
              <w:divsChild>
                <w:div w:id="2025669259">
                  <w:marLeft w:val="0"/>
                  <w:marRight w:val="0"/>
                  <w:marTop w:val="0"/>
                  <w:marBottom w:val="0"/>
                  <w:divBdr>
                    <w:top w:val="none" w:sz="0" w:space="0" w:color="auto"/>
                    <w:left w:val="none" w:sz="0" w:space="0" w:color="auto"/>
                    <w:bottom w:val="none" w:sz="0" w:space="0" w:color="auto"/>
                    <w:right w:val="none" w:sz="0" w:space="0" w:color="auto"/>
                  </w:divBdr>
                  <w:divsChild>
                    <w:div w:id="1115127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8602581">
      <w:bodyDiv w:val="1"/>
      <w:marLeft w:val="0"/>
      <w:marRight w:val="0"/>
      <w:marTop w:val="0"/>
      <w:marBottom w:val="0"/>
      <w:divBdr>
        <w:top w:val="none" w:sz="0" w:space="0" w:color="auto"/>
        <w:left w:val="none" w:sz="0" w:space="0" w:color="auto"/>
        <w:bottom w:val="none" w:sz="0" w:space="0" w:color="auto"/>
        <w:right w:val="none" w:sz="0" w:space="0" w:color="auto"/>
      </w:divBdr>
      <w:divsChild>
        <w:div w:id="823544914">
          <w:marLeft w:val="0"/>
          <w:marRight w:val="0"/>
          <w:marTop w:val="0"/>
          <w:marBottom w:val="0"/>
          <w:divBdr>
            <w:top w:val="none" w:sz="0" w:space="0" w:color="auto"/>
            <w:left w:val="none" w:sz="0" w:space="0" w:color="auto"/>
            <w:bottom w:val="none" w:sz="0" w:space="0" w:color="auto"/>
            <w:right w:val="none" w:sz="0" w:space="0" w:color="auto"/>
          </w:divBdr>
          <w:divsChild>
            <w:div w:id="2015111342">
              <w:marLeft w:val="0"/>
              <w:marRight w:val="0"/>
              <w:marTop w:val="0"/>
              <w:marBottom w:val="0"/>
              <w:divBdr>
                <w:top w:val="none" w:sz="0" w:space="0" w:color="auto"/>
                <w:left w:val="none" w:sz="0" w:space="0" w:color="auto"/>
                <w:bottom w:val="none" w:sz="0" w:space="0" w:color="auto"/>
                <w:right w:val="none" w:sz="0" w:space="0" w:color="auto"/>
              </w:divBdr>
              <w:divsChild>
                <w:div w:id="950553909">
                  <w:marLeft w:val="0"/>
                  <w:marRight w:val="0"/>
                  <w:marTop w:val="0"/>
                  <w:marBottom w:val="0"/>
                  <w:divBdr>
                    <w:top w:val="none" w:sz="0" w:space="0" w:color="auto"/>
                    <w:left w:val="none" w:sz="0" w:space="0" w:color="auto"/>
                    <w:bottom w:val="none" w:sz="0" w:space="0" w:color="auto"/>
                    <w:right w:val="none" w:sz="0" w:space="0" w:color="auto"/>
                  </w:divBdr>
                  <w:divsChild>
                    <w:div w:id="339549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&#65279;<?xml version="1.0" encoding="utf-8"?><Relationships xmlns="http://schemas.openxmlformats.org/package/2006/relationships"><Relationship Type="http://schemas.microsoft.com/office/2018/08/relationships/commentsExtensible" Target="commentsExtensible.xml" Id="rId8" /><Relationship Type="http://schemas.openxmlformats.org/officeDocument/2006/relationships/image" Target="media/image5.png" Id="rId13" /><Relationship Type="http://schemas.openxmlformats.org/officeDocument/2006/relationships/image" Target="media/image10.png" Id="rId18" /><Relationship Type="http://schemas.openxmlformats.org/officeDocument/2006/relationships/theme" Target="theme/theme1.xml" Id="rId26" /><Relationship Type="http://schemas.openxmlformats.org/officeDocument/2006/relationships/settings" Target="settings.xml" Id="rId3" /><Relationship Type="http://schemas.openxmlformats.org/officeDocument/2006/relationships/image" Target="media/image13.png" Id="rId21" /><Relationship Type="http://schemas.microsoft.com/office/2016/09/relationships/commentsIds" Target="commentsIds.xml" Id="rId7" /><Relationship Type="http://schemas.openxmlformats.org/officeDocument/2006/relationships/image" Target="media/image4.png" Id="rId12" /><Relationship Type="http://schemas.openxmlformats.org/officeDocument/2006/relationships/image" Target="media/image9.png" Id="rId17" /><Relationship Type="http://schemas.microsoft.com/office/2011/relationships/people" Target="people.xml" Id="rId25" /><Relationship Type="http://schemas.openxmlformats.org/officeDocument/2006/relationships/styles" Target="styles.xml" Id="rId2" /><Relationship Type="http://schemas.openxmlformats.org/officeDocument/2006/relationships/image" Target="media/image8.png" Id="rId16" /><Relationship Type="http://schemas.openxmlformats.org/officeDocument/2006/relationships/image" Target="media/image12.png" Id="rId20" /><Relationship Type="http://schemas.openxmlformats.org/officeDocument/2006/relationships/numbering" Target="numbering.xml" Id="rId1" /><Relationship Type="http://schemas.microsoft.com/office/2011/relationships/commentsExtended" Target="commentsExtended.xml" Id="rId6" /><Relationship Type="http://schemas.openxmlformats.org/officeDocument/2006/relationships/image" Target="media/image3.png" Id="rId11" /><Relationship Type="http://schemas.openxmlformats.org/officeDocument/2006/relationships/fontTable" Target="fontTable.xml" Id="rId24" /><Relationship Type="http://schemas.openxmlformats.org/officeDocument/2006/relationships/comments" Target="comments.xml" Id="rId5" /><Relationship Type="http://schemas.openxmlformats.org/officeDocument/2006/relationships/image" Target="media/image7.png" Id="rId15" /><Relationship Type="http://schemas.openxmlformats.org/officeDocument/2006/relationships/image" Target="media/image15.png" Id="rId23" /><Relationship Type="http://schemas.openxmlformats.org/officeDocument/2006/relationships/image" Target="media/image2.png" Id="rId10" /><Relationship Type="http://schemas.openxmlformats.org/officeDocument/2006/relationships/image" Target="media/image11.png" Id="rId19" /><Relationship Type="http://schemas.openxmlformats.org/officeDocument/2006/relationships/webSettings" Target="webSettings.xml" Id="rId4" /><Relationship Type="http://schemas.openxmlformats.org/officeDocument/2006/relationships/image" Target="media/image1.png" Id="rId9" /><Relationship Type="http://schemas.openxmlformats.org/officeDocument/2006/relationships/image" Target="media/image6.png" Id="rId14" /><Relationship Type="http://schemas.openxmlformats.org/officeDocument/2006/relationships/image" Target="media/image14.png" Id="rId22" /><Relationship Type="http://schemas.microsoft.com/office/2020/10/relationships/intelligence" Target="intelligence2.xml" Id="rId27" /><Relationship Type="http://schemas.openxmlformats.org/officeDocument/2006/relationships/image" Target="/media/image10.png" Id="rId2057050637" /><Relationship Type="http://schemas.openxmlformats.org/officeDocument/2006/relationships/image" Target="/media/image11.png" Id="rId1868247848"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Salvatore Florio (Philosophy)</dc:creator>
  <keywords/>
  <dc:description/>
  <lastModifiedBy>Bastian Eggum Huuse</lastModifiedBy>
  <revision>41</revision>
  <dcterms:created xsi:type="dcterms:W3CDTF">2023-09-27T09:35:00.0000000Z</dcterms:created>
  <dcterms:modified xsi:type="dcterms:W3CDTF">2025-12-01T18:48:36.3227508Z</dcterms:modified>
</coreProperties>
</file>