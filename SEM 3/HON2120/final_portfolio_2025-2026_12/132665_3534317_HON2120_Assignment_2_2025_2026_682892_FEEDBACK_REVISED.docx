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04917" w:rsidR="00831A69" w:rsidP="00831A69" w:rsidRDefault="00831A69" w14:paraId="2D8CF8B0" w14:textId="77777777">
      <w:pPr>
        <w:rPr>
          <w:rFonts w:ascii="Times New Roman" w:hAnsi="Times New Roman" w:cs="Times New Roman"/>
          <w:b/>
          <w:bCs/>
        </w:rPr>
      </w:pPr>
      <w:commentRangeStart w:id="0"/>
      <w:r w:rsidRPr="00604917">
        <w:rPr>
          <w:rFonts w:ascii="Times New Roman" w:hAnsi="Times New Roman" w:cs="Times New Roman"/>
          <w:b/>
          <w:bCs/>
        </w:rPr>
        <w:t>HON2120 (202</w:t>
      </w:r>
      <w:r>
        <w:rPr>
          <w:rFonts w:ascii="Times New Roman" w:hAnsi="Times New Roman" w:cs="Times New Roman"/>
          <w:b/>
          <w:bCs/>
        </w:rPr>
        <w:t>5</w:t>
      </w:r>
      <w:r w:rsidRPr="00604917">
        <w:rPr>
          <w:rFonts w:ascii="Times New Roman" w:hAnsi="Times New Roman" w:cs="Times New Roman"/>
          <w:b/>
          <w:bCs/>
        </w:rPr>
        <w:t>-202</w:t>
      </w:r>
      <w:r>
        <w:rPr>
          <w:rFonts w:ascii="Times New Roman" w:hAnsi="Times New Roman" w:cs="Times New Roman"/>
          <w:b/>
          <w:bCs/>
        </w:rPr>
        <w:t>6</w:t>
      </w:r>
      <w:r w:rsidRPr="00604917">
        <w:rPr>
          <w:rFonts w:ascii="Times New Roman" w:hAnsi="Times New Roman" w:cs="Times New Roman"/>
          <w:b/>
          <w:bCs/>
        </w:rPr>
        <w:t>)</w:t>
      </w:r>
    </w:p>
    <w:p w:rsidRPr="00604917" w:rsidR="00831A69" w:rsidP="00831A69" w:rsidRDefault="00831A69" w14:paraId="142D5441" w14:textId="06A76A4D">
      <w:pPr>
        <w:rPr>
          <w:rFonts w:ascii="Times New Roman" w:hAnsi="Times New Roman" w:cs="Times New Roman"/>
          <w:b/>
          <w:bCs/>
        </w:rPr>
      </w:pPr>
      <w:r w:rsidRPr="00604917">
        <w:rPr>
          <w:rFonts w:ascii="Times New Roman" w:hAnsi="Times New Roman" w:cs="Times New Roman"/>
          <w:b/>
          <w:bCs/>
        </w:rPr>
        <w:t xml:space="preserve">Assignment </w:t>
      </w:r>
      <w:r>
        <w:rPr>
          <w:rFonts w:ascii="Times New Roman" w:hAnsi="Times New Roman" w:cs="Times New Roman"/>
          <w:b/>
          <w:bCs/>
        </w:rPr>
        <w:t>2</w:t>
      </w:r>
      <w:commentRangeEnd w:id="0"/>
      <w:r w:rsidR="00C46492">
        <w:rPr>
          <w:rStyle w:val="Merknadsreferanse"/>
        </w:rPr>
        <w:commentReference w:id="0"/>
      </w:r>
    </w:p>
    <w:p w:rsidR="00831A69" w:rsidP="00831A69" w:rsidRDefault="00831A69" w14:paraId="2A05ECB3" w14:textId="77777777">
      <w:pPr>
        <w:rPr>
          <w:rFonts w:ascii="Times New Roman" w:hAnsi="Times New Roman" w:cs="Times New Roman"/>
          <w:lang w:val="en-GB"/>
        </w:rPr>
      </w:pPr>
    </w:p>
    <w:p w:rsidRPr="00725D41" w:rsidR="00831A69" w:rsidP="00831A69" w:rsidRDefault="00831A69" w14:paraId="40565383" w14:textId="23C1B573">
      <w:pPr>
        <w:rPr>
          <w:rFonts w:ascii="Times New Roman" w:hAnsi="Times New Roman" w:cs="Times New Roman"/>
        </w:rPr>
      </w:pPr>
      <w:r w:rsidRPr="00725D41">
        <w:rPr>
          <w:rFonts w:ascii="Times New Roman" w:hAnsi="Times New Roman" w:cs="Times New Roman"/>
        </w:rPr>
        <w:t xml:space="preserve">Please use this </w:t>
      </w:r>
      <w:r>
        <w:rPr>
          <w:rFonts w:ascii="Times New Roman" w:hAnsi="Times New Roman" w:cs="Times New Roman"/>
        </w:rPr>
        <w:t xml:space="preserve">file </w:t>
      </w:r>
      <w:r w:rsidRPr="00725D41">
        <w:rPr>
          <w:rFonts w:ascii="Times New Roman" w:hAnsi="Times New Roman" w:cs="Times New Roman"/>
        </w:rPr>
        <w:t>to provide your answer</w:t>
      </w:r>
      <w:r>
        <w:rPr>
          <w:rFonts w:ascii="Times New Roman" w:hAnsi="Times New Roman" w:cs="Times New Roman"/>
        </w:rPr>
        <w:t>s</w:t>
      </w:r>
      <w:r w:rsidRPr="00725D41">
        <w:rPr>
          <w:rFonts w:ascii="Times New Roman" w:hAnsi="Times New Roman" w:cs="Times New Roman"/>
        </w:rPr>
        <w:t xml:space="preserve">. The test comprises </w:t>
      </w:r>
      <w:r w:rsidR="004564FC">
        <w:rPr>
          <w:rFonts w:ascii="Times New Roman" w:hAnsi="Times New Roman" w:cs="Times New Roman"/>
        </w:rPr>
        <w:t>2</w:t>
      </w:r>
      <w:r>
        <w:rPr>
          <w:rFonts w:ascii="Times New Roman" w:hAnsi="Times New Roman" w:cs="Times New Roman"/>
        </w:rPr>
        <w:t xml:space="preserve"> problem </w:t>
      </w:r>
      <w:r w:rsidRPr="00725D41">
        <w:rPr>
          <w:rFonts w:ascii="Times New Roman" w:hAnsi="Times New Roman" w:cs="Times New Roman"/>
        </w:rPr>
        <w:t xml:space="preserve">and is out of </w:t>
      </w:r>
      <w:r w:rsidR="000F0BD3">
        <w:rPr>
          <w:rFonts w:ascii="Times New Roman" w:hAnsi="Times New Roman" w:cs="Times New Roman"/>
        </w:rPr>
        <w:t>10</w:t>
      </w:r>
      <w:r>
        <w:rPr>
          <w:rFonts w:ascii="Times New Roman" w:hAnsi="Times New Roman" w:cs="Times New Roman"/>
        </w:rPr>
        <w:t xml:space="preserve"> </w:t>
      </w:r>
      <w:r w:rsidRPr="00725D41">
        <w:rPr>
          <w:rFonts w:ascii="Times New Roman" w:hAnsi="Times New Roman" w:cs="Times New Roman"/>
        </w:rPr>
        <w:t>marks.</w:t>
      </w:r>
    </w:p>
    <w:p w:rsidR="00831A69" w:rsidP="00831A69" w:rsidRDefault="00831A69" w14:paraId="4ACEA32E" w14:textId="77777777">
      <w:pPr>
        <w:rPr>
          <w:rFonts w:ascii="Times New Roman" w:hAnsi="Times New Roman" w:cs="Times New Roman"/>
        </w:rPr>
      </w:pPr>
    </w:p>
    <w:p w:rsidRPr="00725D41" w:rsidR="00831A69" w:rsidP="00831A69" w:rsidRDefault="00831A69" w14:paraId="7456E656" w14:textId="77777777">
      <w:pPr>
        <w:rPr>
          <w:rFonts w:ascii="Times New Roman" w:hAnsi="Times New Roman" w:cs="Times New Roman"/>
        </w:rPr>
      </w:pPr>
      <w:r w:rsidRPr="0075014B">
        <w:rPr>
          <w:rFonts w:ascii="Times New Roman" w:hAnsi="Times New Roman" w:cs="Times New Roman"/>
        </w:rPr>
        <w:t>You may not</w:t>
      </w:r>
      <w:r>
        <w:rPr>
          <w:rFonts w:ascii="Times New Roman" w:hAnsi="Times New Roman" w:cs="Times New Roman"/>
        </w:rPr>
        <w:t xml:space="preserve"> discuss this assignment with others (apart from the lecturer) before the final submission. You may now </w:t>
      </w:r>
      <w:r w:rsidRPr="0075014B">
        <w:rPr>
          <w:rFonts w:ascii="Times New Roman" w:hAnsi="Times New Roman" w:cs="Times New Roman"/>
        </w:rPr>
        <w:t xml:space="preserve">work with others in preparing this assignment. The answers should be elaborated by you alone and be in your own words, except for permitted material from sources that are clearly indicated and acknowledged by appropriate references. The use of Artificial Intelligence in connection with this assignment is strictly forbidden. This includes systems such as ChatGPT, Microsoft Copilot, and </w:t>
      </w:r>
      <w:proofErr w:type="spellStart"/>
      <w:r w:rsidRPr="0075014B">
        <w:rPr>
          <w:rFonts w:ascii="Times New Roman" w:hAnsi="Times New Roman" w:cs="Times New Roman"/>
        </w:rPr>
        <w:t>GPT</w:t>
      </w:r>
      <w:proofErr w:type="spellEnd"/>
      <w:r w:rsidRPr="0075014B">
        <w:rPr>
          <w:rFonts w:ascii="Times New Roman" w:hAnsi="Times New Roman" w:cs="Times New Roman"/>
        </w:rPr>
        <w:t xml:space="preserve"> </w:t>
      </w:r>
      <w:proofErr w:type="spellStart"/>
      <w:r w:rsidRPr="0075014B">
        <w:rPr>
          <w:rFonts w:ascii="Times New Roman" w:hAnsi="Times New Roman" w:cs="Times New Roman"/>
        </w:rPr>
        <w:t>UiO</w:t>
      </w:r>
      <w:proofErr w:type="spellEnd"/>
      <w:r w:rsidRPr="0075014B">
        <w:rPr>
          <w:rFonts w:ascii="Times New Roman" w:hAnsi="Times New Roman" w:cs="Times New Roman"/>
        </w:rPr>
        <w:t xml:space="preserve">. You </w:t>
      </w:r>
      <w:r>
        <w:rPr>
          <w:rFonts w:ascii="Times New Roman" w:hAnsi="Times New Roman" w:cs="Times New Roman"/>
        </w:rPr>
        <w:t xml:space="preserve">should prioritize the use of concepts and </w:t>
      </w:r>
      <w:r w:rsidRPr="0075014B">
        <w:rPr>
          <w:rFonts w:ascii="Times New Roman" w:hAnsi="Times New Roman" w:cs="Times New Roman"/>
        </w:rPr>
        <w:t>methods covered in the course.</w:t>
      </w:r>
    </w:p>
    <w:p w:rsidRPr="00725D41" w:rsidR="00831A69" w:rsidP="00831A69" w:rsidRDefault="00831A69" w14:paraId="44CF6E26" w14:textId="77777777">
      <w:pPr>
        <w:rPr>
          <w:rFonts w:ascii="Times New Roman" w:hAnsi="Times New Roman" w:cs="Times New Roman"/>
        </w:rPr>
      </w:pPr>
    </w:p>
    <w:p w:rsidR="00831A69" w:rsidP="00831A69" w:rsidRDefault="00831A69" w14:paraId="64C179D9" w14:textId="2D059A4D">
      <w:pPr>
        <w:rPr>
          <w:rFonts w:ascii="Times New Roman" w:hAnsi="Times New Roman" w:cs="Times New Roman"/>
        </w:rPr>
      </w:pPr>
      <w:r>
        <w:rPr>
          <w:rFonts w:ascii="Times New Roman" w:hAnsi="Times New Roman" w:cs="Times New Roman"/>
        </w:rPr>
        <w:t>O</w:t>
      </w:r>
      <w:r w:rsidRPr="00725D41">
        <w:rPr>
          <w:rFonts w:ascii="Times New Roman" w:hAnsi="Times New Roman" w:cs="Times New Roman"/>
        </w:rPr>
        <w:t xml:space="preserve">nce completed, your assignment should be uploaded to Canvas. Before uploading, you should add your student ID number to the filename, which will then have this format at the </w:t>
      </w:r>
      <w:r>
        <w:rPr>
          <w:rFonts w:ascii="Times New Roman" w:hAnsi="Times New Roman" w:cs="Times New Roman"/>
        </w:rPr>
        <w:t>point</w:t>
      </w:r>
      <w:r w:rsidRPr="00725D41">
        <w:rPr>
          <w:rFonts w:ascii="Times New Roman" w:hAnsi="Times New Roman" w:cs="Times New Roman"/>
        </w:rPr>
        <w:t xml:space="preserve"> of submission: </w:t>
      </w:r>
      <w:r>
        <w:rPr>
          <w:rFonts w:ascii="Times New Roman" w:hAnsi="Times New Roman" w:cs="Times New Roman"/>
        </w:rPr>
        <w:t>HON2120_</w:t>
      </w:r>
      <w:r w:rsidRPr="00725D41">
        <w:rPr>
          <w:rFonts w:ascii="Times New Roman" w:hAnsi="Times New Roman" w:cs="Times New Roman"/>
        </w:rPr>
        <w:t>Assignment_</w:t>
      </w:r>
      <w:r w:rsidR="00071921">
        <w:rPr>
          <w:rFonts w:ascii="Times New Roman" w:hAnsi="Times New Roman" w:cs="Times New Roman"/>
        </w:rPr>
        <w:t>2</w:t>
      </w:r>
      <w:r w:rsidRPr="00725D41">
        <w:rPr>
          <w:rFonts w:ascii="Times New Roman" w:hAnsi="Times New Roman" w:cs="Times New Roman"/>
        </w:rPr>
        <w:t>_202</w:t>
      </w:r>
      <w:r>
        <w:rPr>
          <w:rFonts w:ascii="Times New Roman" w:hAnsi="Times New Roman" w:cs="Times New Roman"/>
        </w:rPr>
        <w:t>5</w:t>
      </w:r>
      <w:r w:rsidRPr="00725D41">
        <w:rPr>
          <w:rFonts w:ascii="Times New Roman" w:hAnsi="Times New Roman" w:cs="Times New Roman"/>
        </w:rPr>
        <w:t>-20</w:t>
      </w:r>
      <w:r>
        <w:rPr>
          <w:rFonts w:ascii="Times New Roman" w:hAnsi="Times New Roman" w:cs="Times New Roman"/>
        </w:rPr>
        <w:t>26</w:t>
      </w:r>
      <w:r w:rsidRPr="00725D41">
        <w:rPr>
          <w:rFonts w:ascii="Times New Roman" w:hAnsi="Times New Roman" w:cs="Times New Roman"/>
        </w:rPr>
        <w:t>_000000.</w:t>
      </w:r>
      <w:r>
        <w:rPr>
          <w:rFonts w:ascii="Times New Roman" w:hAnsi="Times New Roman" w:cs="Times New Roman"/>
        </w:rPr>
        <w:t>docx</w:t>
      </w:r>
      <w:r w:rsidRPr="00725D41">
        <w:rPr>
          <w:rFonts w:ascii="Times New Roman" w:hAnsi="Times New Roman" w:cs="Times New Roman"/>
        </w:rPr>
        <w:t>. Please do not add any identifying information other than your student ID number.</w:t>
      </w:r>
    </w:p>
    <w:p w:rsidR="00831A69" w:rsidP="00831A69" w:rsidRDefault="00831A69" w14:paraId="6D6C7610" w14:textId="77777777">
      <w:pPr>
        <w:rPr>
          <w:rFonts w:ascii="Times New Roman" w:hAnsi="Times New Roman" w:cs="Times New Roman"/>
        </w:rPr>
      </w:pPr>
    </w:p>
    <w:p w:rsidR="00831A69" w:rsidP="00831A69" w:rsidRDefault="00831A69" w14:paraId="74FA23CB" w14:textId="77777777">
      <w:pPr>
        <w:rPr>
          <w:rFonts w:ascii="Times New Roman" w:hAnsi="Times New Roman" w:cs="Times New Roman"/>
        </w:rPr>
      </w:pPr>
    </w:p>
    <w:p w:rsidR="00831A69" w:rsidP="00831A69" w:rsidRDefault="00831A69" w14:paraId="3B3C16D0" w14:textId="77777777">
      <w:pPr>
        <w:rPr>
          <w:rFonts w:ascii="Times New Roman" w:hAnsi="Times New Roman" w:cs="Times New Roman"/>
        </w:rPr>
      </w:pPr>
    </w:p>
    <w:p w:rsidRPr="00604917" w:rsidR="00831A69" w:rsidP="00831A69" w:rsidRDefault="00831A69" w14:paraId="0B43EAFA" w14:textId="0847F25B">
      <w:pPr>
        <w:rPr>
          <w:rFonts w:ascii="Times New Roman" w:hAnsi="Times New Roman" w:cs="Times New Roman"/>
          <w:b/>
          <w:bCs/>
        </w:rPr>
      </w:pPr>
      <w:r w:rsidRPr="00604917">
        <w:rPr>
          <w:rFonts w:ascii="Times New Roman" w:hAnsi="Times New Roman" w:cs="Times New Roman"/>
          <w:b/>
          <w:bCs/>
        </w:rPr>
        <w:t>PROBLEM 1</w:t>
      </w:r>
      <w:r w:rsidRPr="00604917">
        <w:rPr>
          <w:rFonts w:ascii="Times New Roman" w:hAnsi="Times New Roman" w:cs="Times New Roman"/>
          <w:b/>
          <w:bCs/>
        </w:rPr>
        <w:tab/>
      </w:r>
      <w:r w:rsidRPr="00604917">
        <w:rPr>
          <w:rFonts w:ascii="Times New Roman" w:hAnsi="Times New Roman" w:cs="Times New Roman"/>
          <w:b/>
          <w:bCs/>
        </w:rPr>
        <w:t>(</w:t>
      </w:r>
      <w:r w:rsidR="000F0BD3">
        <w:rPr>
          <w:rFonts w:ascii="Times New Roman" w:hAnsi="Times New Roman" w:cs="Times New Roman"/>
          <w:b/>
          <w:bCs/>
        </w:rPr>
        <w:t>4</w:t>
      </w:r>
      <w:r w:rsidRPr="00604917">
        <w:rPr>
          <w:rFonts w:ascii="Times New Roman" w:hAnsi="Times New Roman" w:cs="Times New Roman"/>
          <w:b/>
          <w:bCs/>
        </w:rPr>
        <w:t xml:space="preserve"> marks) </w:t>
      </w:r>
    </w:p>
    <w:p w:rsidR="00831A69" w:rsidP="00831A69" w:rsidRDefault="00831A69" w14:paraId="479A4240" w14:textId="77777777">
      <w:pPr>
        <w:rPr>
          <w:rFonts w:ascii="Times New Roman" w:hAnsi="Times New Roman" w:cs="Times New Roman"/>
        </w:rPr>
      </w:pPr>
    </w:p>
    <w:p w:rsidR="003E4E51" w:rsidP="00831A69" w:rsidRDefault="003E4E51" w14:paraId="5D678A45" w14:textId="051BF1C0">
      <w:pPr>
        <w:rPr>
          <w:rFonts w:ascii="Times New Roman" w:hAnsi="Times New Roman" w:cs="Times New Roman"/>
        </w:rPr>
      </w:pPr>
      <w:r>
        <w:rPr>
          <w:rFonts w:ascii="Times New Roman" w:hAnsi="Times New Roman" w:cs="Times New Roman"/>
        </w:rPr>
        <w:t xml:space="preserve">Read the text below and answer questions (1) and (2). Your text for should not be longer than 400 </w:t>
      </w:r>
      <w:r w:rsidRPr="00F536BB">
        <w:rPr>
          <w:rFonts w:ascii="Times New Roman" w:hAnsi="Times New Roman" w:cs="Times New Roman"/>
        </w:rPr>
        <w:t>words</w:t>
      </w:r>
      <w:r>
        <w:rPr>
          <w:rFonts w:ascii="Times New Roman" w:hAnsi="Times New Roman" w:cs="Times New Roman"/>
        </w:rPr>
        <w:t>.</w:t>
      </w:r>
    </w:p>
    <w:p w:rsidR="003E4E51" w:rsidP="00831A69" w:rsidRDefault="003E4E51" w14:paraId="1A45F220" w14:textId="77777777">
      <w:pPr>
        <w:rPr>
          <w:rFonts w:ascii="Times New Roman" w:hAnsi="Times New Roman" w:cs="Times New Roman"/>
        </w:rPr>
      </w:pPr>
    </w:p>
    <w:p w:rsidR="00C216A6" w:rsidP="00C216A6" w:rsidRDefault="00C216A6" w14:paraId="69E8DF80" w14:textId="77777777">
      <w:pPr>
        <w:ind w:firstLine="708"/>
        <w:rPr>
          <w:rFonts w:ascii="Times New Roman" w:hAnsi="Times New Roman" w:cs="Times New Roman"/>
        </w:rPr>
      </w:pPr>
      <w:r>
        <w:rPr>
          <w:rFonts w:ascii="Times New Roman" w:hAnsi="Times New Roman" w:cs="Times New Roman"/>
        </w:rPr>
        <w:t xml:space="preserve">Most people value humor, but what we find funny is both subjective and dependent on the context. There are many factors affecting what one might find amusing, such as age, gender, social circles, past experiences, beliefs, and so on. What can be considered humor has been a topic of debate, and something one person think is funny can be considered offensive by others. The reception of a joke can be affected by how it is delivered, for instance by timing, tone of voice, and gestures, or by how other people react in a social setting. </w:t>
      </w:r>
      <w:r>
        <w:rPr>
          <w:rFonts w:ascii="Times New Roman" w:hAnsi="Times New Roman" w:cs="Times New Roman"/>
        </w:rPr>
        <w:tab/>
      </w:r>
    </w:p>
    <w:p w:rsidR="00C216A6" w:rsidP="00C216A6" w:rsidRDefault="00C216A6" w14:paraId="25D32AB3" w14:textId="77777777">
      <w:pPr>
        <w:ind w:firstLine="708"/>
        <w:rPr>
          <w:rFonts w:ascii="Times New Roman" w:hAnsi="Times New Roman" w:cs="Times New Roman"/>
        </w:rPr>
      </w:pPr>
      <w:r>
        <w:rPr>
          <w:rFonts w:ascii="Times New Roman" w:hAnsi="Times New Roman" w:cs="Times New Roman"/>
        </w:rPr>
        <w:t xml:space="preserve">Is it possible to predict what people will find funny, and can our sense of humor say something about us as individuals? </w:t>
      </w:r>
    </w:p>
    <w:p w:rsidR="00C216A6" w:rsidP="00831A69" w:rsidRDefault="00C216A6" w14:paraId="0D434CE0" w14:textId="77777777">
      <w:pPr>
        <w:rPr>
          <w:rFonts w:ascii="Times New Roman" w:hAnsi="Times New Roman" w:cs="Times New Roman"/>
        </w:rPr>
      </w:pPr>
    </w:p>
    <w:p w:rsidR="00831A69" w:rsidP="00831A69" w:rsidRDefault="00831A69" w14:paraId="1FE0A283" w14:textId="77777777">
      <w:pPr>
        <w:rPr>
          <w:rFonts w:ascii="Times New Roman" w:hAnsi="Times New Roman" w:cs="Times New Roman"/>
        </w:rPr>
      </w:pPr>
    </w:p>
    <w:p w:rsidR="00831A69" w:rsidP="00831A69" w:rsidRDefault="00831A69" w14:paraId="07C74480" w14:textId="0D7DA0BC">
      <w:pPr>
        <w:rPr>
          <w:rFonts w:ascii="Times New Roman" w:hAnsi="Times New Roman" w:cs="Times New Roman"/>
        </w:rPr>
      </w:pPr>
      <w:r w:rsidRPr="0075014B">
        <w:rPr>
          <w:rFonts w:ascii="Times New Roman" w:hAnsi="Times New Roman" w:cs="Times New Roman"/>
        </w:rPr>
        <w:t xml:space="preserve">(1) </w:t>
      </w:r>
      <w:r w:rsidR="00F457C2">
        <w:rPr>
          <w:rFonts w:ascii="Times New Roman" w:hAnsi="Times New Roman" w:cs="Times New Roman"/>
        </w:rPr>
        <w:t>Create</w:t>
      </w:r>
      <w:r w:rsidR="0028451B">
        <w:rPr>
          <w:rFonts w:ascii="Times New Roman" w:hAnsi="Times New Roman" w:cs="Times New Roman"/>
        </w:rPr>
        <w:t xml:space="preserve"> </w:t>
      </w:r>
      <w:r w:rsidR="003D230F">
        <w:rPr>
          <w:rFonts w:ascii="Times New Roman" w:hAnsi="Times New Roman" w:cs="Times New Roman"/>
        </w:rPr>
        <w:t xml:space="preserve">2-3 </w:t>
      </w:r>
      <w:r w:rsidR="0028451B">
        <w:rPr>
          <w:rFonts w:ascii="Times New Roman" w:hAnsi="Times New Roman" w:cs="Times New Roman"/>
        </w:rPr>
        <w:t xml:space="preserve">research questions </w:t>
      </w:r>
      <w:r w:rsidR="00F457C2">
        <w:rPr>
          <w:rFonts w:ascii="Times New Roman" w:hAnsi="Times New Roman" w:cs="Times New Roman"/>
        </w:rPr>
        <w:t xml:space="preserve">you find suitable to explore this topic, and that will help guide the research. Explain the choices and considerations you have made when formulating the research questions, and how this has affected the final result. </w:t>
      </w:r>
    </w:p>
    <w:p w:rsidR="00831A69" w:rsidP="00831A69" w:rsidRDefault="00831A69" w14:paraId="029B8BDD" w14:textId="77777777">
      <w:pPr>
        <w:rPr>
          <w:rFonts w:ascii="Times New Roman" w:hAnsi="Times New Roman" w:cs="Times New Roman"/>
        </w:rPr>
      </w:pPr>
    </w:p>
    <w:p w:rsidR="00F457C2" w:rsidP="00831A69" w:rsidRDefault="00831A69" w14:paraId="16124D02" w14:textId="62CD89A9">
      <w:pPr>
        <w:rPr>
          <w:rFonts w:ascii="Times New Roman" w:hAnsi="Times New Roman" w:cs="Times New Roman"/>
        </w:rPr>
      </w:pPr>
      <w:r w:rsidRPr="0075014B">
        <w:rPr>
          <w:rFonts w:ascii="Times New Roman" w:hAnsi="Times New Roman" w:cs="Times New Roman"/>
        </w:rPr>
        <w:t xml:space="preserve">(2) </w:t>
      </w:r>
      <w:r w:rsidR="00F457C2">
        <w:rPr>
          <w:rFonts w:ascii="Times New Roman" w:hAnsi="Times New Roman" w:cs="Times New Roman"/>
        </w:rPr>
        <w:t xml:space="preserve">Formulate </w:t>
      </w:r>
      <w:r w:rsidR="003D230F">
        <w:rPr>
          <w:rFonts w:ascii="Times New Roman" w:hAnsi="Times New Roman" w:cs="Times New Roman"/>
        </w:rPr>
        <w:t xml:space="preserve">two </w:t>
      </w:r>
      <w:r w:rsidR="00F457C2">
        <w:rPr>
          <w:rFonts w:ascii="Times New Roman" w:hAnsi="Times New Roman" w:cs="Times New Roman"/>
        </w:rPr>
        <w:t>hypotheses to the topic and your research questions. Explain your choice of words</w:t>
      </w:r>
      <w:r w:rsidR="003D230F">
        <w:rPr>
          <w:rFonts w:ascii="Times New Roman" w:hAnsi="Times New Roman" w:cs="Times New Roman"/>
        </w:rPr>
        <w:t xml:space="preserve"> and describe the predictions your hypotheses make.</w:t>
      </w:r>
    </w:p>
    <w:p w:rsidR="00134909" w:rsidP="00CF1B99" w:rsidRDefault="00134909" w14:paraId="3618A8F2" w14:textId="007F9F7C">
      <w:pPr>
        <w:rPr>
          <w:rFonts w:ascii="Times New Roman" w:hAnsi="Times New Roman" w:cs="Times New Roman"/>
        </w:rPr>
      </w:pPr>
    </w:p>
    <w:p w:rsidRPr="00CF1B99" w:rsidR="00CF1B99" w:rsidP="00CF1B99" w:rsidRDefault="00CF1B99" w14:paraId="45701968" w14:textId="77777777">
      <w:pPr>
        <w:rPr>
          <w:rFonts w:ascii="Times New Roman" w:hAnsi="Times New Roman" w:cs="Times New Roman"/>
        </w:rPr>
      </w:pPr>
    </w:p>
    <w:p w:rsidRPr="00F536BB" w:rsidR="00831A69" w:rsidP="00831A69" w:rsidRDefault="00831A69" w14:paraId="03F91985" w14:textId="77777777">
      <w:pPr>
        <w:rPr>
          <w:rFonts w:ascii="Times New Roman" w:hAnsi="Times New Roman" w:cs="Times New Roman"/>
        </w:rPr>
      </w:pPr>
    </w:p>
    <w:p w:rsidRPr="00F536BB" w:rsidR="00831A69" w:rsidP="00831A69" w:rsidRDefault="00831A69" w14:paraId="0654A710" w14:textId="77777777">
      <w:pPr>
        <w:rPr>
          <w:rFonts w:ascii="Times New Roman" w:hAnsi="Times New Roman" w:cs="Times New Roman"/>
        </w:rPr>
      </w:pPr>
      <w:r>
        <w:rPr>
          <w:rFonts w:ascii="Times New Roman" w:hAnsi="Times New Roman" w:cs="Times New Roman"/>
        </w:rPr>
        <w:t>ANSWER</w:t>
      </w:r>
    </w:p>
    <w:p w:rsidRPr="00F536BB" w:rsidR="00831A69" w:rsidP="00831A69" w:rsidRDefault="00831A69" w14:paraId="7899B693" w14:textId="77777777">
      <w:pPr>
        <w:rPr>
          <w:rFonts w:ascii="Times New Roman" w:hAnsi="Times New Roman" w:cs="Times New Roman"/>
        </w:rPr>
      </w:pPr>
    </w:p>
    <w:p w:rsidR="00541202" w:rsidP="00831A69" w:rsidRDefault="00536671" w14:paraId="76E6160D" w14:textId="24342BE8">
      <w:pPr>
        <w:rPr>
          <w:rFonts w:ascii="Times New Roman" w:hAnsi="Times New Roman" w:cs="Times New Roman"/>
        </w:rPr>
      </w:pPr>
      <w:r>
        <w:rPr>
          <w:rFonts w:ascii="Times New Roman" w:hAnsi="Times New Roman" w:cs="Times New Roman"/>
        </w:rPr>
        <w:t>1)</w:t>
      </w:r>
    </w:p>
    <w:p w:rsidR="00541202" w:rsidP="00541202" w:rsidRDefault="00541202" w14:paraId="464235F4" w14:textId="243F477B">
      <w:pPr>
        <w:rPr>
          <w:rFonts w:ascii="Times New Roman" w:hAnsi="Times New Roman" w:cs="Times New Roman"/>
        </w:rPr>
      </w:pPr>
      <w:r>
        <w:rPr>
          <w:rFonts w:ascii="Times New Roman" w:hAnsi="Times New Roman" w:cs="Times New Roman"/>
        </w:rPr>
        <w:t>1.1)</w:t>
      </w:r>
    </w:p>
    <w:p w:rsidR="009162CA" w:rsidP="00541202" w:rsidRDefault="00541202" w14:paraId="03AF6D2B" w14:textId="0B5CD912">
      <w:pPr>
        <w:rPr>
          <w:rFonts w:ascii="Times New Roman" w:hAnsi="Times New Roman" w:cs="Times New Roman"/>
        </w:rPr>
      </w:pPr>
      <w:r>
        <w:rPr>
          <w:rFonts w:ascii="Times New Roman" w:hAnsi="Times New Roman" w:cs="Times New Roman"/>
        </w:rPr>
        <w:t>For my first question I began with the broad question “</w:t>
      </w:r>
      <w:r w:rsidRPr="00F164C1" w:rsidR="00F164C1">
        <w:rPr>
          <w:rFonts w:ascii="Times New Roman" w:hAnsi="Times New Roman" w:cs="Times New Roman"/>
        </w:rPr>
        <w:t>Do people know their own sense of humor?</w:t>
      </w:r>
      <w:r>
        <w:rPr>
          <w:rFonts w:ascii="Times New Roman" w:hAnsi="Times New Roman" w:cs="Times New Roman"/>
        </w:rPr>
        <w:t>”</w:t>
      </w:r>
      <w:r w:rsidR="009A5943">
        <w:rPr>
          <w:rFonts w:ascii="Times New Roman" w:hAnsi="Times New Roman" w:cs="Times New Roman"/>
        </w:rPr>
        <w:t xml:space="preserve">, which I found </w:t>
      </w:r>
      <w:commentRangeStart w:id="1"/>
      <w:r w:rsidR="009A5943">
        <w:rPr>
          <w:rFonts w:ascii="Times New Roman" w:hAnsi="Times New Roman" w:cs="Times New Roman"/>
        </w:rPr>
        <w:t>interesting</w:t>
      </w:r>
      <w:commentRangeEnd w:id="1"/>
      <w:r w:rsidR="00DA679B">
        <w:rPr>
          <w:rStyle w:val="Merknadsreferanse"/>
        </w:rPr>
        <w:commentReference w:id="1"/>
      </w:r>
      <w:r w:rsidR="009A5943">
        <w:rPr>
          <w:rFonts w:ascii="Times New Roman" w:hAnsi="Times New Roman" w:cs="Times New Roman"/>
        </w:rPr>
        <w:t>.</w:t>
      </w:r>
      <w:r w:rsidR="00222D8B">
        <w:rPr>
          <w:rFonts w:ascii="Times New Roman" w:hAnsi="Times New Roman" w:cs="Times New Roman"/>
        </w:rPr>
        <w:t xml:space="preserve"> </w:t>
      </w:r>
    </w:p>
    <w:p w:rsidR="00541202" w:rsidP="00B36E41" w:rsidRDefault="00222D8B" w14:paraId="3E39C505" w14:textId="3DA48AEC">
      <w:pPr>
        <w:rPr>
          <w:rFonts w:ascii="Times New Roman" w:hAnsi="Times New Roman" w:cs="Times New Roman"/>
        </w:rPr>
      </w:pPr>
      <w:r>
        <w:rPr>
          <w:rFonts w:ascii="Times New Roman" w:hAnsi="Times New Roman" w:cs="Times New Roman"/>
        </w:rPr>
        <w:t xml:space="preserve">When narrowing this question down, I wanted to </w:t>
      </w:r>
      <w:r w:rsidR="009162CA">
        <w:rPr>
          <w:rFonts w:ascii="Times New Roman" w:hAnsi="Times New Roman" w:cs="Times New Roman"/>
        </w:rPr>
        <w:t xml:space="preserve">remove the term “sense of humor”, since </w:t>
      </w:r>
      <w:r w:rsidR="006C679D">
        <w:rPr>
          <w:rFonts w:ascii="Times New Roman" w:hAnsi="Times New Roman" w:cs="Times New Roman"/>
        </w:rPr>
        <w:t xml:space="preserve">it covers a lot of things, </w:t>
      </w:r>
      <w:r w:rsidR="00B36E41">
        <w:rPr>
          <w:rFonts w:ascii="Times New Roman" w:hAnsi="Times New Roman" w:cs="Times New Roman"/>
        </w:rPr>
        <w:t>and to focus on a specific part of the comedy.</w:t>
      </w:r>
      <w:r w:rsidR="00E4074A">
        <w:rPr>
          <w:rFonts w:ascii="Times New Roman" w:hAnsi="Times New Roman" w:cs="Times New Roman"/>
        </w:rPr>
        <w:t xml:space="preserve"> I ended up with “</w:t>
      </w:r>
      <w:r w:rsidRPr="002C2DE6" w:rsidR="002C2DE6">
        <w:rPr>
          <w:rFonts w:ascii="Times New Roman" w:hAnsi="Times New Roman" w:cs="Times New Roman"/>
        </w:rPr>
        <w:t>How accurately can people predict which components of a joke they find amusing?</w:t>
      </w:r>
      <w:r w:rsidR="00B36E41">
        <w:rPr>
          <w:rFonts w:ascii="Times New Roman" w:hAnsi="Times New Roman" w:cs="Times New Roman"/>
        </w:rPr>
        <w:t>”</w:t>
      </w:r>
      <w:r w:rsidR="002C2DE6">
        <w:rPr>
          <w:rFonts w:ascii="Times New Roman" w:hAnsi="Times New Roman" w:cs="Times New Roman"/>
        </w:rPr>
        <w:t>. This question focuses more on the formal aspects of the joke,</w:t>
      </w:r>
      <w:r w:rsidR="00172D3E">
        <w:rPr>
          <w:rFonts w:ascii="Times New Roman" w:hAnsi="Times New Roman" w:cs="Times New Roman"/>
        </w:rPr>
        <w:t xml:space="preserve"> delivery, timing, etc</w:t>
      </w:r>
      <w:r w:rsidR="00F5246F">
        <w:rPr>
          <w:rFonts w:ascii="Times New Roman" w:hAnsi="Times New Roman" w:cs="Times New Roman"/>
        </w:rPr>
        <w:t>., an</w:t>
      </w:r>
      <w:r w:rsidR="00286FF8">
        <w:rPr>
          <w:rFonts w:ascii="Times New Roman" w:hAnsi="Times New Roman" w:cs="Times New Roman"/>
        </w:rPr>
        <w:t>d replaces “sense of humor” with “</w:t>
      </w:r>
      <w:r w:rsidR="00BA0EF7">
        <w:rPr>
          <w:rFonts w:ascii="Times New Roman" w:hAnsi="Times New Roman" w:cs="Times New Roman"/>
        </w:rPr>
        <w:t xml:space="preserve">joke they </w:t>
      </w:r>
      <w:r w:rsidR="00286FF8">
        <w:rPr>
          <w:rFonts w:ascii="Times New Roman" w:hAnsi="Times New Roman" w:cs="Times New Roman"/>
        </w:rPr>
        <w:t xml:space="preserve">find amusing”, which while still very subjective, is </w:t>
      </w:r>
      <w:r w:rsidR="00BC5375">
        <w:rPr>
          <w:rFonts w:ascii="Times New Roman" w:hAnsi="Times New Roman" w:cs="Times New Roman"/>
        </w:rPr>
        <w:t xml:space="preserve">less </w:t>
      </w:r>
      <w:commentRangeStart w:id="2"/>
      <w:r w:rsidR="00BC5375">
        <w:rPr>
          <w:rFonts w:ascii="Times New Roman" w:hAnsi="Times New Roman" w:cs="Times New Roman"/>
        </w:rPr>
        <w:t>broad</w:t>
      </w:r>
      <w:commentRangeEnd w:id="2"/>
      <w:r w:rsidR="00DA679B">
        <w:rPr>
          <w:rStyle w:val="Merknadsreferanse"/>
        </w:rPr>
        <w:commentReference w:id="2"/>
      </w:r>
      <w:r w:rsidR="00286FF8">
        <w:rPr>
          <w:rFonts w:ascii="Times New Roman" w:hAnsi="Times New Roman" w:cs="Times New Roman"/>
        </w:rPr>
        <w:t>.</w:t>
      </w:r>
      <w:r w:rsidR="009A5943">
        <w:rPr>
          <w:rFonts w:ascii="Times New Roman" w:hAnsi="Times New Roman" w:cs="Times New Roman"/>
        </w:rPr>
        <w:t xml:space="preserve"> </w:t>
      </w:r>
    </w:p>
    <w:p w:rsidR="00975DCF" w:rsidP="00B36E41" w:rsidRDefault="00975DCF" w14:paraId="69C11E34" w14:textId="6C7F9F79">
      <w:pPr>
        <w:rPr>
          <w:rFonts w:ascii="Times New Roman" w:hAnsi="Times New Roman" w:cs="Times New Roman"/>
        </w:rPr>
      </w:pPr>
      <w:r>
        <w:rPr>
          <w:rFonts w:ascii="Times New Roman" w:hAnsi="Times New Roman" w:cs="Times New Roman"/>
        </w:rPr>
        <w:t>1.2)</w:t>
      </w:r>
    </w:p>
    <w:p w:rsidR="00975DCF" w:rsidP="002311CF" w:rsidRDefault="00975DCF" w14:paraId="1B9283D6" w14:textId="1DA3ECE4">
      <w:pPr>
        <w:rPr>
          <w:rFonts w:ascii="Times New Roman" w:hAnsi="Times New Roman" w:cs="Times New Roman"/>
        </w:rPr>
      </w:pPr>
      <w:r>
        <w:rPr>
          <w:rFonts w:ascii="Times New Roman" w:hAnsi="Times New Roman" w:cs="Times New Roman"/>
        </w:rPr>
        <w:t>My second question began as “</w:t>
      </w:r>
      <w:r w:rsidRPr="002311CF" w:rsidR="002311CF">
        <w:rPr>
          <w:rFonts w:ascii="Times New Roman" w:hAnsi="Times New Roman" w:cs="Times New Roman"/>
        </w:rPr>
        <w:t>How does social standing effect a person's sense of humor</w:t>
      </w:r>
      <w:r w:rsidR="002311CF">
        <w:rPr>
          <w:rFonts w:ascii="Times New Roman" w:hAnsi="Times New Roman" w:cs="Times New Roman"/>
        </w:rPr>
        <w:t>?</w:t>
      </w:r>
      <w:r>
        <w:rPr>
          <w:rFonts w:ascii="Times New Roman" w:hAnsi="Times New Roman" w:cs="Times New Roman"/>
        </w:rPr>
        <w:t>”</w:t>
      </w:r>
      <w:r w:rsidR="002311CF">
        <w:rPr>
          <w:rFonts w:ascii="Times New Roman" w:hAnsi="Times New Roman" w:cs="Times New Roman"/>
        </w:rPr>
        <w:t xml:space="preserve">. </w:t>
      </w:r>
    </w:p>
    <w:p w:rsidRPr="00541202" w:rsidR="002311CF" w:rsidP="16714E03" w:rsidRDefault="002311CF" w14:paraId="2847C65D" w14:textId="4976EC4F">
      <w:pPr>
        <w:rPr>
          <w:rFonts w:ascii="Times New Roman" w:hAnsi="Times New Roman" w:eastAsia="Times New Roman" w:cs="Times New Roman"/>
          <w:b w:val="0"/>
          <w:bCs w:val="0"/>
          <w:i w:val="0"/>
          <w:iCs w:val="0"/>
          <w:noProof w:val="0"/>
          <w:sz w:val="24"/>
          <w:szCs w:val="24"/>
          <w:lang w:val="en-US"/>
        </w:rPr>
      </w:pPr>
      <w:r w:rsidRPr="16714E03" w:rsidR="6B9B364F">
        <w:rPr>
          <w:rFonts w:ascii="Times New Roman" w:hAnsi="Times New Roman" w:cs="Times New Roman"/>
        </w:rPr>
        <w:t xml:space="preserve">When narrowing the question, </w:t>
      </w:r>
      <w:r w:rsidRPr="16714E03" w:rsidR="1B14BE8B">
        <w:rPr>
          <w:rFonts w:ascii="Times New Roman" w:hAnsi="Times New Roman" w:cs="Times New Roman"/>
        </w:rPr>
        <w:t xml:space="preserve">I </w:t>
      </w:r>
      <w:r w:rsidRPr="16714E03" w:rsidR="06C4089A">
        <w:rPr>
          <w:rFonts w:ascii="Times New Roman" w:hAnsi="Times New Roman" w:cs="Times New Roman"/>
        </w:rPr>
        <w:t xml:space="preserve">noted that “social standing” is </w:t>
      </w:r>
      <w:r w:rsidRPr="16714E03" w:rsidR="06C4089A">
        <w:rPr>
          <w:rFonts w:ascii="Times New Roman" w:hAnsi="Times New Roman" w:cs="Times New Roman"/>
        </w:rPr>
        <w:t>a very</w:t>
      </w:r>
      <w:r w:rsidRPr="16714E03" w:rsidR="06C4089A">
        <w:rPr>
          <w:rFonts w:ascii="Times New Roman" w:hAnsi="Times New Roman" w:cs="Times New Roman"/>
        </w:rPr>
        <w:t xml:space="preserve"> broad</w:t>
      </w:r>
      <w:r w:rsidRPr="16714E03" w:rsidR="37771941">
        <w:rPr>
          <w:rFonts w:ascii="Times New Roman" w:hAnsi="Times New Roman" w:cs="Times New Roman"/>
        </w:rPr>
        <w:t xml:space="preserve">, and again, that “sense of humor” </w:t>
      </w:r>
      <w:r w:rsidRPr="16714E03" w:rsidR="13CC4B80">
        <w:rPr>
          <w:rFonts w:ascii="Times New Roman" w:hAnsi="Times New Roman" w:cs="Times New Roman"/>
        </w:rPr>
        <w:t>can mean too many different things. I ended up with the question “</w:t>
      </w:r>
      <w:r w:rsidRPr="16714E03" w:rsidR="1F781F51">
        <w:rPr>
          <w:rFonts w:ascii="Times New Roman" w:hAnsi="Times New Roman" w:cs="Times New Roman"/>
        </w:rPr>
        <w:t>How does economic standing affect what topics a person finds amusing within a joke</w:t>
      </w:r>
      <w:r w:rsidRPr="16714E03" w:rsidR="1F781F51">
        <w:rPr>
          <w:rFonts w:ascii="Times New Roman" w:hAnsi="Times New Roman" w:cs="Times New Roman"/>
        </w:rPr>
        <w:t>?</w:t>
      </w:r>
      <w:r w:rsidRPr="16714E03" w:rsidR="13CC4B80">
        <w:rPr>
          <w:rFonts w:ascii="Times New Roman" w:hAnsi="Times New Roman" w:cs="Times New Roman"/>
        </w:rPr>
        <w:t>”</w:t>
      </w:r>
      <w:r w:rsidRPr="16714E03" w:rsidR="17B58C76">
        <w:rPr>
          <w:rFonts w:ascii="Times New Roman" w:hAnsi="Times New Roman" w:cs="Times New Roman"/>
        </w:rPr>
        <w:t xml:space="preserve"> </w:t>
      </w:r>
      <w:r w:rsidRPr="16714E03" w:rsidR="17B58C76">
        <w:rPr>
          <w:rFonts w:ascii="Times New Roman" w:hAnsi="Times New Roman" w:cs="Times New Roman"/>
          <w:highlight w:val="darkGray"/>
        </w:rPr>
        <w:t xml:space="preserve">This specifies a part of the social standing, namely the </w:t>
      </w:r>
      <w:r w:rsidRPr="16714E03" w:rsidR="17B58C76">
        <w:rPr>
          <w:rFonts w:ascii="Times New Roman" w:hAnsi="Times New Roman" w:cs="Times New Roman"/>
          <w:highlight w:val="darkGray"/>
        </w:rPr>
        <w:t>economical</w:t>
      </w:r>
      <w:r w:rsidRPr="16714E03" w:rsidR="17B58C76">
        <w:rPr>
          <w:rFonts w:ascii="Times New Roman" w:hAnsi="Times New Roman" w:cs="Times New Roman"/>
          <w:highlight w:val="darkGray"/>
        </w:rPr>
        <w:t xml:space="preserve">, and specifies which part of the “sense of humor” we want to research, namely </w:t>
      </w:r>
      <w:r w:rsidRPr="16714E03" w:rsidR="4D5149C7">
        <w:rPr>
          <w:rFonts w:ascii="Times New Roman" w:hAnsi="Times New Roman" w:cs="Times New Roman"/>
          <w:highlight w:val="darkGray"/>
        </w:rPr>
        <w:t xml:space="preserve">what topics a person finds </w:t>
      </w:r>
      <w:commentRangeStart w:id="3"/>
      <w:r w:rsidRPr="16714E03" w:rsidR="4D5149C7">
        <w:rPr>
          <w:rFonts w:ascii="Times New Roman" w:hAnsi="Times New Roman" w:cs="Times New Roman"/>
          <w:highlight w:val="darkGray"/>
        </w:rPr>
        <w:t>amusing</w:t>
      </w:r>
      <w:commentRangeEnd w:id="3"/>
      <w:r>
        <w:rPr>
          <w:rStyle w:val="CommentReference"/>
        </w:rPr>
        <w:commentReference w:id="3"/>
      </w:r>
      <w:r w:rsidRPr="16714E03" w:rsidR="4D5149C7">
        <w:rPr>
          <w:rFonts w:ascii="Times New Roman" w:hAnsi="Times New Roman" w:cs="Times New Roman"/>
          <w:highlight w:val="darkGray"/>
        </w:rPr>
        <w:t>.</w:t>
      </w:r>
      <w:r w:rsidRPr="16714E03" w:rsidR="0AABE49F">
        <w:rPr>
          <w:rFonts w:ascii="Times New Roman" w:hAnsi="Times New Roman" w:cs="Times New Roman"/>
        </w:rPr>
        <w:t xml:space="preserve"> </w:t>
      </w:r>
      <w:r w:rsidRPr="16714E03" w:rsidR="0AABE49F">
        <w:rPr>
          <w:rFonts w:ascii="Times New Roman" w:hAnsi="Times New Roman" w:eastAsia="Times New Roman" w:cs="Times New Roman"/>
          <w:b w:val="0"/>
          <w:bCs w:val="0"/>
          <w:i w:val="0"/>
          <w:iCs w:val="0"/>
          <w:noProof w:val="0"/>
          <w:sz w:val="24"/>
          <w:szCs w:val="24"/>
          <w:lang w:val="en-US"/>
        </w:rPr>
        <w:t>This specifies a part of the social standing, namely the economical, which is often tied to many other aspects of a person’s social standing, and specifies which part of the “sense of humor” we want to research, namely what topics a person finds amusing.</w:t>
      </w:r>
    </w:p>
    <w:p w:rsidRPr="00541202" w:rsidR="002311CF" w:rsidP="002311CF" w:rsidRDefault="002311CF" w14:paraId="4EA1B867" w14:textId="461D8A9F">
      <w:pPr>
        <w:rPr>
          <w:rFonts w:ascii="Times New Roman" w:hAnsi="Times New Roman" w:cs="Times New Roman"/>
        </w:rPr>
      </w:pPr>
    </w:p>
    <w:p w:rsidR="00536671" w:rsidP="00831A69" w:rsidRDefault="00536671" w14:paraId="79DB6705" w14:textId="77777777">
      <w:pPr>
        <w:rPr>
          <w:rFonts w:ascii="Times New Roman" w:hAnsi="Times New Roman" w:cs="Times New Roman"/>
        </w:rPr>
      </w:pPr>
    </w:p>
    <w:p w:rsidR="008F46FF" w:rsidP="00831A69" w:rsidRDefault="008F46FF" w14:paraId="4BC284D1" w14:textId="3C39F79B">
      <w:pPr>
        <w:rPr>
          <w:rFonts w:ascii="Times New Roman" w:hAnsi="Times New Roman" w:cs="Times New Roman"/>
        </w:rPr>
      </w:pPr>
      <w:r>
        <w:rPr>
          <w:rFonts w:ascii="Times New Roman" w:hAnsi="Times New Roman" w:cs="Times New Roman"/>
        </w:rPr>
        <w:t>2)</w:t>
      </w:r>
    </w:p>
    <w:p w:rsidR="008F46FF" w:rsidP="00831A69" w:rsidRDefault="008F46FF" w14:paraId="0FAF60A8" w14:textId="2DD41D88">
      <w:pPr>
        <w:rPr>
          <w:rFonts w:ascii="Times New Roman" w:hAnsi="Times New Roman" w:cs="Times New Roman"/>
        </w:rPr>
      </w:pPr>
      <w:r>
        <w:rPr>
          <w:rFonts w:ascii="Times New Roman" w:hAnsi="Times New Roman" w:cs="Times New Roman"/>
        </w:rPr>
        <w:t>2.1)</w:t>
      </w:r>
    </w:p>
    <w:p w:rsidR="008F46FF" w:rsidP="00831A69" w:rsidRDefault="00535952" w14:paraId="19469FF2" w14:textId="4C326357">
      <w:pPr>
        <w:rPr>
          <w:rFonts w:ascii="Times New Roman" w:hAnsi="Times New Roman" w:cs="Times New Roman"/>
        </w:rPr>
      </w:pPr>
      <w:r>
        <w:rPr>
          <w:rFonts w:ascii="Times New Roman" w:hAnsi="Times New Roman" w:cs="Times New Roman"/>
        </w:rPr>
        <w:t xml:space="preserve">For the research question detailed in 1.1), I chose the hypothesis “People will be able to predict what </w:t>
      </w:r>
      <w:r w:rsidR="00A22B0C">
        <w:rPr>
          <w:rFonts w:ascii="Times New Roman" w:hAnsi="Times New Roman" w:cs="Times New Roman"/>
        </w:rPr>
        <w:t xml:space="preserve">components they find amusing, but not how important each </w:t>
      </w:r>
      <w:r w:rsidR="004767D4">
        <w:rPr>
          <w:rFonts w:ascii="Times New Roman" w:hAnsi="Times New Roman" w:cs="Times New Roman"/>
        </w:rPr>
        <w:t>component is</w:t>
      </w:r>
      <w:r w:rsidR="002F4770">
        <w:rPr>
          <w:rFonts w:ascii="Times New Roman" w:hAnsi="Times New Roman" w:cs="Times New Roman"/>
        </w:rPr>
        <w:t xml:space="preserve"> in relation to each </w:t>
      </w:r>
      <w:commentRangeStart w:id="4"/>
      <w:r w:rsidR="002F4770">
        <w:rPr>
          <w:rFonts w:ascii="Times New Roman" w:hAnsi="Times New Roman" w:cs="Times New Roman"/>
        </w:rPr>
        <w:t>other</w:t>
      </w:r>
      <w:commentRangeEnd w:id="4"/>
      <w:r w:rsidR="00DA679B">
        <w:rPr>
          <w:rStyle w:val="Merknadsreferanse"/>
        </w:rPr>
        <w:commentReference w:id="4"/>
      </w:r>
      <w:r w:rsidR="004767D4">
        <w:rPr>
          <w:rFonts w:ascii="Times New Roman" w:hAnsi="Times New Roman" w:cs="Times New Roman"/>
        </w:rPr>
        <w:t>.</w:t>
      </w:r>
      <w:r>
        <w:rPr>
          <w:rFonts w:ascii="Times New Roman" w:hAnsi="Times New Roman" w:cs="Times New Roman"/>
        </w:rPr>
        <w:t>”</w:t>
      </w:r>
      <w:r w:rsidR="004767D4">
        <w:rPr>
          <w:rFonts w:ascii="Times New Roman" w:hAnsi="Times New Roman" w:cs="Times New Roman"/>
        </w:rPr>
        <w:t>.</w:t>
      </w:r>
    </w:p>
    <w:p w:rsidR="00525DC6" w:rsidP="16714E03" w:rsidRDefault="00EC04C0" w14:paraId="5E8C8CE0" w14:textId="524F0BC6">
      <w:pPr>
        <w:pStyle w:val="Normal"/>
        <w:rPr>
          <w:rFonts w:ascii="Times New Roman" w:hAnsi="Times New Roman" w:cs="Times New Roman"/>
        </w:rPr>
      </w:pPr>
      <w:r w:rsidRPr="16714E03" w:rsidR="7EDBCF1B">
        <w:rPr>
          <w:rFonts w:ascii="Times New Roman" w:hAnsi="Times New Roman" w:cs="Times New Roman"/>
          <w:highlight w:val="darkGray"/>
        </w:rPr>
        <w:t xml:space="preserve">This hypothesis </w:t>
      </w:r>
      <w:r w:rsidRPr="16714E03" w:rsidR="26A0BB7A">
        <w:rPr>
          <w:rFonts w:ascii="Times New Roman" w:hAnsi="Times New Roman" w:cs="Times New Roman"/>
          <w:highlight w:val="darkGray"/>
        </w:rPr>
        <w:t xml:space="preserve">predicts that individuals will be able </w:t>
      </w:r>
      <w:r w:rsidRPr="16714E03" w:rsidR="7EE9A758">
        <w:rPr>
          <w:rFonts w:ascii="Times New Roman" w:hAnsi="Times New Roman" w:cs="Times New Roman"/>
          <w:highlight w:val="darkGray"/>
        </w:rPr>
        <w:t>to</w:t>
      </w:r>
      <w:r w:rsidRPr="16714E03" w:rsidR="26A0BB7A">
        <w:rPr>
          <w:rFonts w:ascii="Times New Roman" w:hAnsi="Times New Roman" w:cs="Times New Roman"/>
          <w:highlight w:val="darkGray"/>
        </w:rPr>
        <w:t xml:space="preserve"> predict which </w:t>
      </w:r>
      <w:r w:rsidRPr="16714E03" w:rsidR="30C690D7">
        <w:rPr>
          <w:rFonts w:ascii="Times New Roman" w:hAnsi="Times New Roman" w:cs="Times New Roman"/>
          <w:highlight w:val="darkGray"/>
        </w:rPr>
        <w:t xml:space="preserve">components of </w:t>
      </w:r>
      <w:r w:rsidRPr="16714E03" w:rsidR="06EDBCE3">
        <w:rPr>
          <w:rFonts w:ascii="Times New Roman" w:hAnsi="Times New Roman" w:cs="Times New Roman"/>
          <w:highlight w:val="darkGray"/>
        </w:rPr>
        <w:t>jokes</w:t>
      </w:r>
      <w:r w:rsidRPr="16714E03" w:rsidR="30C690D7">
        <w:rPr>
          <w:rFonts w:ascii="Times New Roman" w:hAnsi="Times New Roman" w:cs="Times New Roman"/>
          <w:highlight w:val="darkGray"/>
        </w:rPr>
        <w:t xml:space="preserve"> are important to them</w:t>
      </w:r>
      <w:r w:rsidRPr="16714E03" w:rsidR="6DBF0C38">
        <w:rPr>
          <w:rFonts w:ascii="Times New Roman" w:hAnsi="Times New Roman" w:cs="Times New Roman"/>
          <w:highlight w:val="darkGray"/>
        </w:rPr>
        <w:t>.</w:t>
      </w:r>
      <w:r w:rsidRPr="16714E03" w:rsidR="27C80368">
        <w:rPr>
          <w:rFonts w:ascii="Times New Roman" w:hAnsi="Times New Roman" w:cs="Times New Roman"/>
          <w:highlight w:val="darkGray"/>
        </w:rPr>
        <w:t xml:space="preserve"> At the same time, it predicts that </w:t>
      </w:r>
      <w:r w:rsidRPr="16714E03" w:rsidR="1DC11206">
        <w:rPr>
          <w:rFonts w:ascii="Times New Roman" w:hAnsi="Times New Roman" w:cs="Times New Roman"/>
          <w:highlight w:val="darkGray"/>
        </w:rPr>
        <w:t xml:space="preserve">individuals will not </w:t>
      </w:r>
      <w:r w:rsidRPr="16714E03" w:rsidR="7EDB5D7F">
        <w:rPr>
          <w:rFonts w:ascii="Times New Roman" w:hAnsi="Times New Roman" w:cs="Times New Roman"/>
          <w:highlight w:val="darkGray"/>
        </w:rPr>
        <w:t xml:space="preserve">know how much each </w:t>
      </w:r>
      <w:r w:rsidRPr="16714E03" w:rsidR="7EDB5D7F">
        <w:rPr>
          <w:rFonts w:ascii="Times New Roman" w:hAnsi="Times New Roman" w:cs="Times New Roman"/>
          <w:highlight w:val="darkGray"/>
        </w:rPr>
        <w:t>component</w:t>
      </w:r>
      <w:r w:rsidRPr="16714E03" w:rsidR="7EDB5D7F">
        <w:rPr>
          <w:rFonts w:ascii="Times New Roman" w:hAnsi="Times New Roman" w:cs="Times New Roman"/>
          <w:highlight w:val="darkGray"/>
        </w:rPr>
        <w:t xml:space="preserve"> contributes to making a </w:t>
      </w:r>
      <w:commentRangeStart w:id="5"/>
      <w:r w:rsidRPr="16714E03" w:rsidR="7EDB5D7F">
        <w:rPr>
          <w:rFonts w:ascii="Times New Roman" w:hAnsi="Times New Roman" w:cs="Times New Roman"/>
          <w:highlight w:val="darkGray"/>
        </w:rPr>
        <w:t>joke funny.</w:t>
      </w:r>
      <w:commentRangeEnd w:id="5"/>
      <w:r>
        <w:rPr>
          <w:rStyle w:val="CommentReference"/>
        </w:rPr>
        <w:commentReference w:id="5"/>
      </w:r>
      <w:r w:rsidRPr="16714E03" w:rsidR="43F9909C">
        <w:rPr>
          <w:rFonts w:ascii="Times New Roman" w:hAnsi="Times New Roman" w:cs="Times New Roman"/>
        </w:rPr>
        <w:t xml:space="preserve"> </w:t>
      </w:r>
      <w:r w:rsidRPr="16714E03" w:rsidR="43F9909C">
        <w:rPr>
          <w:rFonts w:ascii="Times New Roman" w:hAnsi="Times New Roman" w:eastAsia="Times New Roman" w:cs="Times New Roman"/>
          <w:noProof w:val="0"/>
          <w:sz w:val="24"/>
          <w:szCs w:val="24"/>
          <w:lang w:val="en-US"/>
        </w:rPr>
        <w:t>This hypothesis predicts that participants have a good understanding of the kind of humor they prefer, but that they will not be able to predict which components are the most important to them.</w:t>
      </w:r>
      <w:r w:rsidRPr="16714E03" w:rsidR="43F9909C">
        <w:rPr>
          <w:rFonts w:ascii="Times New Roman" w:hAnsi="Times New Roman" w:cs="Times New Roman"/>
        </w:rPr>
        <w:t xml:space="preserve"> T</w:t>
      </w:r>
      <w:r w:rsidRPr="16714E03" w:rsidR="7EDB5D7F">
        <w:rPr>
          <w:rFonts w:ascii="Times New Roman" w:hAnsi="Times New Roman" w:cs="Times New Roman"/>
        </w:rPr>
        <w:t xml:space="preserve">he phrasing “in relation to each other” is important </w:t>
      </w:r>
      <w:r w:rsidRPr="16714E03" w:rsidR="7EDB5D7F">
        <w:rPr>
          <w:rFonts w:ascii="Times New Roman" w:hAnsi="Times New Roman" w:cs="Times New Roman"/>
        </w:rPr>
        <w:t>here,</w:t>
      </w:r>
      <w:r w:rsidRPr="16714E03" w:rsidR="3ED4541B">
        <w:rPr>
          <w:rFonts w:ascii="Times New Roman" w:hAnsi="Times New Roman" w:cs="Times New Roman"/>
        </w:rPr>
        <w:t xml:space="preserve"> because</w:t>
      </w:r>
      <w:r w:rsidRPr="16714E03" w:rsidR="3ED4541B">
        <w:rPr>
          <w:rFonts w:ascii="Times New Roman" w:hAnsi="Times New Roman" w:cs="Times New Roman"/>
        </w:rPr>
        <w:t xml:space="preserve"> </w:t>
      </w:r>
      <w:r w:rsidRPr="16714E03" w:rsidR="6EDCF722">
        <w:rPr>
          <w:rFonts w:ascii="Times New Roman" w:hAnsi="Times New Roman" w:cs="Times New Roman"/>
        </w:rPr>
        <w:t>individuals will not be able to</w:t>
      </w:r>
      <w:r w:rsidRPr="16714E03" w:rsidR="3ED4541B">
        <w:rPr>
          <w:rFonts w:ascii="Times New Roman" w:hAnsi="Times New Roman" w:cs="Times New Roman"/>
        </w:rPr>
        <w:t xml:space="preserve"> </w:t>
      </w:r>
      <w:r w:rsidRPr="16714E03" w:rsidR="6EDCF722">
        <w:rPr>
          <w:rFonts w:ascii="Times New Roman" w:hAnsi="Times New Roman" w:cs="Times New Roman"/>
        </w:rPr>
        <w:t xml:space="preserve">tell you the absolute importance of a </w:t>
      </w:r>
      <w:r w:rsidRPr="16714E03" w:rsidR="6EDCF722">
        <w:rPr>
          <w:rFonts w:ascii="Times New Roman" w:hAnsi="Times New Roman" w:cs="Times New Roman"/>
        </w:rPr>
        <w:t>component</w:t>
      </w:r>
      <w:r w:rsidRPr="16714E03" w:rsidR="3EEF56B9">
        <w:rPr>
          <w:rFonts w:ascii="Times New Roman" w:hAnsi="Times New Roman" w:cs="Times New Roman"/>
        </w:rPr>
        <w:t xml:space="preserve">, but they should be able to tell you if </w:t>
      </w:r>
      <w:r w:rsidRPr="16714E03" w:rsidR="3EEF56B9">
        <w:rPr>
          <w:rFonts w:ascii="Times New Roman" w:hAnsi="Times New Roman" w:cs="Times New Roman"/>
        </w:rPr>
        <w:t>a component</w:t>
      </w:r>
      <w:r w:rsidRPr="16714E03" w:rsidR="3EEF56B9">
        <w:rPr>
          <w:rFonts w:ascii="Times New Roman" w:hAnsi="Times New Roman" w:cs="Times New Roman"/>
        </w:rPr>
        <w:t xml:space="preserve"> is more important than </w:t>
      </w:r>
      <w:commentRangeStart w:id="6"/>
      <w:r w:rsidRPr="16714E03" w:rsidR="3EEF56B9">
        <w:rPr>
          <w:rFonts w:ascii="Times New Roman" w:hAnsi="Times New Roman" w:cs="Times New Roman"/>
        </w:rPr>
        <w:t>another</w:t>
      </w:r>
      <w:commentRangeEnd w:id="6"/>
      <w:r>
        <w:rPr>
          <w:rStyle w:val="CommentReference"/>
        </w:rPr>
        <w:commentReference w:id="6"/>
      </w:r>
      <w:r w:rsidRPr="16714E03" w:rsidR="3EEF56B9">
        <w:rPr>
          <w:rFonts w:ascii="Times New Roman" w:hAnsi="Times New Roman" w:cs="Times New Roman"/>
        </w:rPr>
        <w:t>.</w:t>
      </w:r>
    </w:p>
    <w:p w:rsidR="008F46FF" w:rsidP="00831A69" w:rsidRDefault="008F46FF" w14:paraId="5F7C07F2" w14:textId="54CD47EE">
      <w:pPr>
        <w:rPr>
          <w:rFonts w:ascii="Times New Roman" w:hAnsi="Times New Roman" w:cs="Times New Roman"/>
        </w:rPr>
      </w:pPr>
      <w:r>
        <w:rPr>
          <w:rFonts w:ascii="Times New Roman" w:hAnsi="Times New Roman" w:cs="Times New Roman"/>
        </w:rPr>
        <w:t>2.2)</w:t>
      </w:r>
    </w:p>
    <w:p w:rsidR="00916806" w:rsidP="00831A69" w:rsidRDefault="00916806" w14:paraId="3D03029D" w14:textId="3E08136F">
      <w:pPr>
        <w:rPr>
          <w:rFonts w:ascii="Times New Roman" w:hAnsi="Times New Roman" w:cs="Times New Roman"/>
        </w:rPr>
      </w:pPr>
      <w:r w:rsidRPr="2BA7EAF8" w:rsidR="00916806">
        <w:rPr>
          <w:rFonts w:ascii="Times New Roman" w:hAnsi="Times New Roman" w:cs="Times New Roman"/>
        </w:rPr>
        <w:t>For the question detailed in 1.2), I chose “</w:t>
      </w:r>
      <w:r w:rsidRPr="2BA7EAF8" w:rsidR="001B393B">
        <w:rPr>
          <w:rFonts w:ascii="Times New Roman" w:hAnsi="Times New Roman" w:cs="Times New Roman"/>
        </w:rPr>
        <w:t xml:space="preserve">Individuals </w:t>
      </w:r>
      <w:r w:rsidRPr="2BA7EAF8" w:rsidR="001B393B">
        <w:rPr>
          <w:rFonts w:ascii="Times New Roman" w:hAnsi="Times New Roman" w:cs="Times New Roman"/>
        </w:rPr>
        <w:t>will</w:t>
      </w:r>
      <w:ins w:author="Margareta Josefine Francesca Berg" w:date="2025-11-10T19:26:00Z" w:id="2036677932">
        <w:r w:rsidRPr="2BA7EAF8" w:rsidR="00905499">
          <w:rPr>
            <w:rFonts w:ascii="Times New Roman" w:hAnsi="Times New Roman" w:cs="Times New Roman"/>
          </w:rPr>
          <w:t>)</w:t>
        </w:r>
      </w:ins>
      <w:r w:rsidRPr="2BA7EAF8" w:rsidR="001B393B">
        <w:rPr>
          <w:rFonts w:ascii="Times New Roman" w:hAnsi="Times New Roman" w:cs="Times New Roman"/>
        </w:rPr>
        <w:t xml:space="preserve"> prefer topics that are relatable to </w:t>
      </w:r>
      <w:r w:rsidRPr="2BA7EAF8" w:rsidR="0095422E">
        <w:rPr>
          <w:rFonts w:ascii="Times New Roman" w:hAnsi="Times New Roman" w:cs="Times New Roman"/>
        </w:rPr>
        <w:t xml:space="preserve">people of </w:t>
      </w:r>
      <w:r w:rsidRPr="2BA7EAF8" w:rsidR="001B393B">
        <w:rPr>
          <w:rFonts w:ascii="Times New Roman" w:hAnsi="Times New Roman" w:cs="Times New Roman"/>
        </w:rPr>
        <w:t xml:space="preserve">their own economic </w:t>
      </w:r>
      <w:commentRangeStart w:id="9"/>
      <w:r w:rsidRPr="2BA7EAF8" w:rsidR="001B393B">
        <w:rPr>
          <w:rFonts w:ascii="Times New Roman" w:hAnsi="Times New Roman" w:cs="Times New Roman"/>
        </w:rPr>
        <w:t>standing</w:t>
      </w:r>
      <w:commentRangeEnd w:id="9"/>
      <w:r>
        <w:rPr>
          <w:rStyle w:val="CommentReference"/>
        </w:rPr>
        <w:commentReference w:id="9"/>
      </w:r>
      <w:r w:rsidRPr="2BA7EAF8" w:rsidR="00916806">
        <w:rPr>
          <w:rFonts w:ascii="Times New Roman" w:hAnsi="Times New Roman" w:cs="Times New Roman"/>
        </w:rPr>
        <w:t>”</w:t>
      </w:r>
      <w:r w:rsidRPr="2BA7EAF8" w:rsidR="001B393B">
        <w:rPr>
          <w:rFonts w:ascii="Times New Roman" w:hAnsi="Times New Roman" w:cs="Times New Roman"/>
        </w:rPr>
        <w:t>.</w:t>
      </w:r>
    </w:p>
    <w:p w:rsidRPr="00DA0174" w:rsidR="00376563" w:rsidP="00831A69" w:rsidRDefault="00376563" w14:paraId="54DBD842" w14:textId="0FA8D3A8">
      <w:pPr>
        <w:rPr>
          <w:rFonts w:ascii="Times New Roman" w:hAnsi="Times New Roman" w:cs="Times New Roman"/>
        </w:rPr>
      </w:pPr>
      <w:r>
        <w:rPr>
          <w:rFonts w:ascii="Times New Roman" w:hAnsi="Times New Roman" w:cs="Times New Roman"/>
        </w:rPr>
        <w:t xml:space="preserve">This hypothesis predicts that individuals will respond better to jokes that </w:t>
      </w:r>
      <w:r w:rsidR="00DF6414">
        <w:rPr>
          <w:rFonts w:ascii="Times New Roman" w:hAnsi="Times New Roman" w:cs="Times New Roman"/>
        </w:rPr>
        <w:t xml:space="preserve">are centered around topics that </w:t>
      </w:r>
      <w:r w:rsidR="0095422E">
        <w:rPr>
          <w:rFonts w:ascii="Times New Roman" w:hAnsi="Times New Roman" w:cs="Times New Roman"/>
        </w:rPr>
        <w:t xml:space="preserve">they can relate to, specifically topics </w:t>
      </w:r>
      <w:r w:rsidR="000D46A7">
        <w:rPr>
          <w:rFonts w:ascii="Times New Roman" w:hAnsi="Times New Roman" w:cs="Times New Roman"/>
        </w:rPr>
        <w:t>that are relatable because of</w:t>
      </w:r>
      <w:r w:rsidR="00E87C72">
        <w:rPr>
          <w:rFonts w:ascii="Times New Roman" w:hAnsi="Times New Roman" w:cs="Times New Roman"/>
        </w:rPr>
        <w:t xml:space="preserve"> economic reasons</w:t>
      </w:r>
      <w:r w:rsidR="001A55CB">
        <w:rPr>
          <w:rFonts w:ascii="Times New Roman" w:hAnsi="Times New Roman" w:cs="Times New Roman"/>
        </w:rPr>
        <w:t xml:space="preserve"> (for example, a person that struggles economically would</w:t>
      </w:r>
      <w:r w:rsidR="008807A9">
        <w:rPr>
          <w:rFonts w:ascii="Times New Roman" w:hAnsi="Times New Roman" w:cs="Times New Roman"/>
        </w:rPr>
        <w:t xml:space="preserve"> respond well to</w:t>
      </w:r>
      <w:r w:rsidR="001A55CB">
        <w:rPr>
          <w:rFonts w:ascii="Times New Roman" w:hAnsi="Times New Roman" w:cs="Times New Roman"/>
        </w:rPr>
        <w:t xml:space="preserve"> a joke </w:t>
      </w:r>
      <w:r w:rsidR="008807A9">
        <w:rPr>
          <w:rFonts w:ascii="Times New Roman" w:hAnsi="Times New Roman" w:cs="Times New Roman"/>
        </w:rPr>
        <w:t xml:space="preserve">about said </w:t>
      </w:r>
      <w:commentRangeStart w:id="10"/>
      <w:r w:rsidR="008807A9">
        <w:rPr>
          <w:rFonts w:ascii="Times New Roman" w:hAnsi="Times New Roman" w:cs="Times New Roman"/>
        </w:rPr>
        <w:t>struggle</w:t>
      </w:r>
      <w:commentRangeEnd w:id="10"/>
      <w:r w:rsidR="00905499">
        <w:rPr>
          <w:rStyle w:val="Merknadsreferanse"/>
        </w:rPr>
        <w:commentReference w:id="10"/>
      </w:r>
      <w:r w:rsidR="008807A9">
        <w:rPr>
          <w:rFonts w:ascii="Times New Roman" w:hAnsi="Times New Roman" w:cs="Times New Roman"/>
        </w:rPr>
        <w:t xml:space="preserve">). The word “prefer” also </w:t>
      </w:r>
      <w:r w:rsidR="00DA0174">
        <w:rPr>
          <w:rFonts w:ascii="Times New Roman" w:hAnsi="Times New Roman" w:cs="Times New Roman"/>
        </w:rPr>
        <w:t xml:space="preserve">specifies that individuals will like relatable jokes </w:t>
      </w:r>
      <w:r w:rsidR="00DA0174">
        <w:rPr>
          <w:rFonts w:ascii="Times New Roman" w:hAnsi="Times New Roman" w:cs="Times New Roman"/>
          <w:i/>
          <w:iCs/>
        </w:rPr>
        <w:t>better</w:t>
      </w:r>
      <w:r w:rsidR="00DA0174">
        <w:rPr>
          <w:rFonts w:ascii="Times New Roman" w:hAnsi="Times New Roman" w:cs="Times New Roman"/>
        </w:rPr>
        <w:t xml:space="preserve"> than others, not that they won’t like others at </w:t>
      </w:r>
      <w:commentRangeStart w:id="11"/>
      <w:r w:rsidR="00DA0174">
        <w:rPr>
          <w:rFonts w:ascii="Times New Roman" w:hAnsi="Times New Roman" w:cs="Times New Roman"/>
        </w:rPr>
        <w:t>all</w:t>
      </w:r>
      <w:commentRangeEnd w:id="11"/>
      <w:r w:rsidR="00905499">
        <w:rPr>
          <w:rStyle w:val="Merknadsreferanse"/>
        </w:rPr>
        <w:commentReference w:id="11"/>
      </w:r>
      <w:r w:rsidR="00DA0174">
        <w:rPr>
          <w:rFonts w:ascii="Times New Roman" w:hAnsi="Times New Roman" w:cs="Times New Roman"/>
        </w:rPr>
        <w:t>.</w:t>
      </w:r>
    </w:p>
    <w:p w:rsidR="009E21FA" w:rsidP="00831A69" w:rsidRDefault="009E21FA" w14:paraId="12EB309C" w14:textId="77777777">
      <w:pPr>
        <w:rPr>
          <w:rFonts w:ascii="Times New Roman" w:hAnsi="Times New Roman" w:cs="Times New Roman"/>
        </w:rPr>
      </w:pPr>
    </w:p>
    <w:p w:rsidR="003E4E51" w:rsidP="00831A69" w:rsidRDefault="003E4E51" w14:paraId="58FD9F91" w14:textId="77777777">
      <w:pPr>
        <w:rPr>
          <w:rFonts w:ascii="Times New Roman" w:hAnsi="Times New Roman" w:cs="Times New Roman"/>
        </w:rPr>
      </w:pPr>
    </w:p>
    <w:p w:rsidRPr="00604917" w:rsidR="00831A69" w:rsidP="00831A69" w:rsidRDefault="00831A69" w14:paraId="5F90CE93" w14:textId="0A07C926">
      <w:pPr>
        <w:rPr>
          <w:rFonts w:ascii="Times New Roman" w:hAnsi="Times New Roman" w:cs="Times New Roman"/>
          <w:b/>
          <w:bCs/>
        </w:rPr>
      </w:pPr>
      <w:r w:rsidRPr="00604917">
        <w:rPr>
          <w:rFonts w:ascii="Times New Roman" w:hAnsi="Times New Roman" w:cs="Times New Roman"/>
          <w:b/>
          <w:bCs/>
        </w:rPr>
        <w:t>PROBLEM 2</w:t>
      </w:r>
      <w:r w:rsidRPr="00604917">
        <w:rPr>
          <w:rFonts w:ascii="Times New Roman" w:hAnsi="Times New Roman" w:cs="Times New Roman"/>
          <w:b/>
          <w:bCs/>
        </w:rPr>
        <w:tab/>
      </w:r>
      <w:r w:rsidRPr="00604917">
        <w:rPr>
          <w:rFonts w:ascii="Times New Roman" w:hAnsi="Times New Roman" w:cs="Times New Roman"/>
          <w:b/>
          <w:bCs/>
        </w:rPr>
        <w:t>(</w:t>
      </w:r>
      <w:r w:rsidR="000F0BD3">
        <w:rPr>
          <w:rFonts w:ascii="Times New Roman" w:hAnsi="Times New Roman" w:cs="Times New Roman"/>
          <w:b/>
          <w:bCs/>
        </w:rPr>
        <w:t>6</w:t>
      </w:r>
      <w:r w:rsidRPr="00604917">
        <w:rPr>
          <w:rFonts w:ascii="Times New Roman" w:hAnsi="Times New Roman" w:cs="Times New Roman"/>
          <w:b/>
          <w:bCs/>
        </w:rPr>
        <w:t xml:space="preserve"> mark</w:t>
      </w:r>
      <w:r w:rsidR="004564FC">
        <w:rPr>
          <w:rFonts w:ascii="Times New Roman" w:hAnsi="Times New Roman" w:cs="Times New Roman"/>
          <w:b/>
          <w:bCs/>
        </w:rPr>
        <w:t>s</w:t>
      </w:r>
      <w:r w:rsidRPr="00604917">
        <w:rPr>
          <w:rFonts w:ascii="Times New Roman" w:hAnsi="Times New Roman" w:cs="Times New Roman"/>
          <w:b/>
          <w:bCs/>
        </w:rPr>
        <w:t>)</w:t>
      </w:r>
    </w:p>
    <w:p w:rsidR="00831A69" w:rsidP="00831A69" w:rsidRDefault="00831A69" w14:paraId="5151C374" w14:textId="77777777">
      <w:pPr>
        <w:rPr>
          <w:rFonts w:ascii="Times New Roman" w:hAnsi="Times New Roman" w:cs="Times New Roman"/>
        </w:rPr>
      </w:pPr>
    </w:p>
    <w:p w:rsidR="002609F4" w:rsidP="00831A69" w:rsidRDefault="000F0BD3" w14:paraId="41EB9AA9" w14:textId="7200F5A8">
      <w:pPr>
        <w:rPr>
          <w:rFonts w:ascii="Times New Roman" w:hAnsi="Times New Roman" w:cs="Times New Roman"/>
        </w:rPr>
      </w:pPr>
      <w:r>
        <w:rPr>
          <w:rFonts w:ascii="Times New Roman" w:hAnsi="Times New Roman" w:cs="Times New Roman"/>
        </w:rPr>
        <w:t>C</w:t>
      </w:r>
      <w:r w:rsidR="002609F4">
        <w:rPr>
          <w:rFonts w:ascii="Times New Roman" w:hAnsi="Times New Roman" w:cs="Times New Roman"/>
        </w:rPr>
        <w:t>hoose two methods you find suitable to research the topic</w:t>
      </w:r>
      <w:r>
        <w:rPr>
          <w:rFonts w:ascii="Times New Roman" w:hAnsi="Times New Roman" w:cs="Times New Roman"/>
        </w:rPr>
        <w:t xml:space="preserve"> described in Problem 1</w:t>
      </w:r>
      <w:r w:rsidR="002609F4">
        <w:rPr>
          <w:rFonts w:ascii="Times New Roman" w:hAnsi="Times New Roman" w:cs="Times New Roman"/>
        </w:rPr>
        <w:t>. Argue for your choice and discuss advantages and limitations for each of the methods you have chosen. Your text should not be longer than 600 words.</w:t>
      </w:r>
    </w:p>
    <w:p w:rsidR="002609F4" w:rsidP="00831A69" w:rsidRDefault="002609F4" w14:paraId="52F712B9" w14:textId="77777777">
      <w:pPr>
        <w:rPr>
          <w:rFonts w:ascii="Times New Roman" w:hAnsi="Times New Roman" w:cs="Times New Roman"/>
        </w:rPr>
      </w:pPr>
    </w:p>
    <w:p w:rsidR="00831A69" w:rsidP="00831A69" w:rsidRDefault="00831A69" w14:paraId="4679ECDF" w14:textId="77777777">
      <w:pPr>
        <w:rPr>
          <w:rFonts w:ascii="Times New Roman" w:hAnsi="Times New Roman" w:cs="Times New Roman"/>
        </w:rPr>
      </w:pPr>
    </w:p>
    <w:p w:rsidRPr="000714EA" w:rsidR="00831A69" w:rsidP="00831A69" w:rsidRDefault="00831A69" w14:paraId="4E80FCE1" w14:textId="77777777">
      <w:pPr>
        <w:rPr>
          <w:rFonts w:ascii="Times New Roman" w:hAnsi="Times New Roman" w:cs="Times New Roman"/>
        </w:rPr>
      </w:pPr>
    </w:p>
    <w:p w:rsidR="00831A69" w:rsidP="00831A69" w:rsidRDefault="00831A69" w14:paraId="457223B9" w14:textId="77777777">
      <w:pPr>
        <w:rPr>
          <w:rFonts w:ascii="Times New Roman" w:hAnsi="Times New Roman" w:cs="Times New Roman"/>
        </w:rPr>
      </w:pPr>
      <w:r>
        <w:rPr>
          <w:rFonts w:ascii="Times New Roman" w:hAnsi="Times New Roman" w:cs="Times New Roman"/>
        </w:rPr>
        <w:t>ANSWER</w:t>
      </w:r>
    </w:p>
    <w:p w:rsidR="00887065" w:rsidP="00831A69" w:rsidRDefault="00887065" w14:paraId="7B51CEC8" w14:textId="77777777">
      <w:pPr>
        <w:rPr>
          <w:rFonts w:ascii="Times New Roman" w:hAnsi="Times New Roman" w:cs="Times New Roman"/>
        </w:rPr>
      </w:pPr>
    </w:p>
    <w:p w:rsidR="00887065" w:rsidP="00831A69" w:rsidRDefault="00764B9E" w14:paraId="1536D554" w14:textId="67A4F322">
      <w:pPr>
        <w:rPr>
          <w:rFonts w:ascii="Times New Roman" w:hAnsi="Times New Roman" w:cs="Times New Roman"/>
        </w:rPr>
      </w:pPr>
      <w:r>
        <w:rPr>
          <w:rFonts w:ascii="Times New Roman" w:hAnsi="Times New Roman" w:cs="Times New Roman"/>
        </w:rPr>
        <w:t xml:space="preserve">I have chosen to </w:t>
      </w:r>
      <w:r w:rsidR="00A95D3C">
        <w:rPr>
          <w:rFonts w:ascii="Times New Roman" w:hAnsi="Times New Roman" w:cs="Times New Roman"/>
        </w:rPr>
        <w:t>describe one method related to each research question described in Problem 1 1).</w:t>
      </w:r>
      <w:r w:rsidR="000F4889">
        <w:rPr>
          <w:rFonts w:ascii="Times New Roman" w:hAnsi="Times New Roman" w:cs="Times New Roman"/>
        </w:rPr>
        <w:t xml:space="preserve"> Both methods are centered around </w:t>
      </w:r>
      <w:r w:rsidR="00A14980">
        <w:rPr>
          <w:rFonts w:ascii="Times New Roman" w:hAnsi="Times New Roman" w:cs="Times New Roman"/>
        </w:rPr>
        <w:t xml:space="preserve">first gaining information about the individuals, then having them listen to a series of jokes, and then </w:t>
      </w:r>
      <w:r w:rsidR="00B938D5">
        <w:rPr>
          <w:rFonts w:ascii="Times New Roman" w:hAnsi="Times New Roman" w:cs="Times New Roman"/>
        </w:rPr>
        <w:t>collecting information about how they respond.</w:t>
      </w:r>
    </w:p>
    <w:p w:rsidR="00BC4659" w:rsidP="00831A69" w:rsidRDefault="00BC4659" w14:paraId="1FFA3995" w14:textId="77777777">
      <w:pPr>
        <w:rPr>
          <w:rFonts w:ascii="Times New Roman" w:hAnsi="Times New Roman" w:cs="Times New Roman"/>
        </w:rPr>
      </w:pPr>
    </w:p>
    <w:p w:rsidR="00831A69" w:rsidP="00831A69" w:rsidRDefault="00887065" w14:paraId="643DF51C" w14:textId="7DC9081C">
      <w:pPr>
        <w:rPr>
          <w:rFonts w:ascii="Times New Roman" w:hAnsi="Times New Roman" w:cs="Times New Roman"/>
        </w:rPr>
      </w:pPr>
      <w:r>
        <w:rPr>
          <w:rFonts w:ascii="Times New Roman" w:hAnsi="Times New Roman" w:cs="Times New Roman"/>
        </w:rPr>
        <w:t>1)</w:t>
      </w:r>
    </w:p>
    <w:p w:rsidR="00887065" w:rsidP="16714E03" w:rsidRDefault="00F4765C" w14:paraId="19AA4B7B" w14:textId="78E34524">
      <w:pPr>
        <w:pStyle w:val="Normal"/>
        <w:rPr>
          <w:rFonts w:ascii="Times New Roman" w:hAnsi="Times New Roman" w:cs="Times New Roman"/>
        </w:rPr>
      </w:pPr>
      <w:r w:rsidRPr="16714E03" w:rsidR="3363CFCD">
        <w:rPr>
          <w:rFonts w:ascii="Times New Roman" w:hAnsi="Times New Roman" w:cs="Times New Roman"/>
        </w:rPr>
        <w:t>For the research question “</w:t>
      </w:r>
      <w:r w:rsidRPr="16714E03" w:rsidR="334D11F4">
        <w:rPr>
          <w:rFonts w:ascii="Times New Roman" w:hAnsi="Times New Roman" w:cs="Times New Roman"/>
        </w:rPr>
        <w:t>How accurately can people predict which components of a joke they find amusing?</w:t>
      </w:r>
      <w:r w:rsidRPr="16714E03" w:rsidR="3363CFCD">
        <w:rPr>
          <w:rFonts w:ascii="Times New Roman" w:hAnsi="Times New Roman" w:cs="Times New Roman"/>
        </w:rPr>
        <w:t>”</w:t>
      </w:r>
      <w:r w:rsidRPr="16714E03" w:rsidR="334D11F4">
        <w:rPr>
          <w:rFonts w:ascii="Times New Roman" w:hAnsi="Times New Roman" w:cs="Times New Roman"/>
        </w:rPr>
        <w:t>,</w:t>
      </w:r>
      <w:r w:rsidRPr="16714E03" w:rsidR="334D11F4">
        <w:rPr>
          <w:rFonts w:ascii="Times New Roman" w:hAnsi="Times New Roman" w:cs="Times New Roman"/>
        </w:rPr>
        <w:t xml:space="preserve"> I would first begin with a </w:t>
      </w:r>
      <w:r w:rsidRPr="16714E03" w:rsidR="27CAB209">
        <w:rPr>
          <w:rFonts w:ascii="Times New Roman" w:hAnsi="Times New Roman" w:cs="Times New Roman"/>
        </w:rPr>
        <w:t xml:space="preserve">survey. </w:t>
      </w:r>
      <w:r w:rsidRPr="16714E03" w:rsidR="27CAB209">
        <w:rPr>
          <w:rFonts w:ascii="Times New Roman" w:hAnsi="Times New Roman" w:cs="Times New Roman"/>
          <w:highlight w:val="darkGray"/>
        </w:rPr>
        <w:t xml:space="preserve">This would be the “prediction” part of the research, where </w:t>
      </w:r>
      <w:commentRangeStart w:id="12"/>
      <w:r w:rsidRPr="16714E03" w:rsidR="34C61FC0">
        <w:rPr>
          <w:rFonts w:ascii="Times New Roman" w:hAnsi="Times New Roman" w:cs="Times New Roman"/>
          <w:highlight w:val="darkGray"/>
        </w:rPr>
        <w:t xml:space="preserve">individuals </w:t>
      </w:r>
      <w:commentRangeEnd w:id="12"/>
      <w:r>
        <w:rPr>
          <w:rStyle w:val="CommentReference"/>
        </w:rPr>
        <w:commentReference w:id="12"/>
      </w:r>
      <w:r w:rsidRPr="16714E03" w:rsidR="34C61FC0">
        <w:rPr>
          <w:rFonts w:ascii="Times New Roman" w:hAnsi="Times New Roman" w:cs="Times New Roman"/>
          <w:highlight w:val="darkGray"/>
        </w:rPr>
        <w:t xml:space="preserve">would try to predict how important different </w:t>
      </w:r>
      <w:r w:rsidRPr="16714E03" w:rsidR="78C18694">
        <w:rPr>
          <w:rFonts w:ascii="Times New Roman" w:hAnsi="Times New Roman" w:cs="Times New Roman"/>
          <w:highlight w:val="darkGray"/>
        </w:rPr>
        <w:t>components of jokes are to them.</w:t>
      </w:r>
      <w:r w:rsidRPr="16714E03" w:rsidR="30D39659">
        <w:rPr>
          <w:rFonts w:ascii="Times New Roman" w:hAnsi="Times New Roman" w:cs="Times New Roman"/>
        </w:rPr>
        <w:t xml:space="preserve"> </w:t>
      </w:r>
      <w:r w:rsidRPr="16714E03" w:rsidR="774DB4FD">
        <w:rPr>
          <w:rFonts w:ascii="Times New Roman" w:hAnsi="Times New Roman" w:eastAsia="Times New Roman" w:cs="Times New Roman"/>
          <w:noProof w:val="0"/>
          <w:sz w:val="24"/>
          <w:szCs w:val="24"/>
          <w:lang w:val="en-US"/>
        </w:rPr>
        <w:t>This would be the “prediction” part of the research, where participants would try to predict how important different components of jokes are to them.</w:t>
      </w:r>
      <w:r w:rsidRPr="16714E03" w:rsidR="774DB4FD">
        <w:rPr>
          <w:rFonts w:ascii="Times New Roman" w:hAnsi="Times New Roman" w:cs="Times New Roman"/>
        </w:rPr>
        <w:t xml:space="preserve"> </w:t>
      </w:r>
      <w:r w:rsidRPr="16714E03" w:rsidR="30D39659">
        <w:rPr>
          <w:rFonts w:ascii="Times New Roman" w:hAnsi="Times New Roman" w:cs="Times New Roman"/>
        </w:rPr>
        <w:t>This survey could be structured around a scale, for example between</w:t>
      </w:r>
      <w:r w:rsidRPr="16714E03" w:rsidR="50A04C3A">
        <w:rPr>
          <w:rFonts w:ascii="Times New Roman" w:hAnsi="Times New Roman" w:cs="Times New Roman"/>
        </w:rPr>
        <w:t xml:space="preserve"> 1</w:t>
      </w:r>
      <w:r w:rsidRPr="16714E03" w:rsidR="30D39659">
        <w:rPr>
          <w:rFonts w:ascii="Times New Roman" w:hAnsi="Times New Roman" w:cs="Times New Roman"/>
        </w:rPr>
        <w:t xml:space="preserve"> and </w:t>
      </w:r>
      <w:r w:rsidRPr="16714E03" w:rsidR="6DF9BA69">
        <w:rPr>
          <w:rFonts w:ascii="Times New Roman" w:hAnsi="Times New Roman" w:cs="Times New Roman"/>
        </w:rPr>
        <w:t>5</w:t>
      </w:r>
      <w:r w:rsidRPr="16714E03" w:rsidR="51C4425E">
        <w:rPr>
          <w:rFonts w:ascii="Times New Roman" w:hAnsi="Times New Roman" w:cs="Times New Roman"/>
        </w:rPr>
        <w:t xml:space="preserve">, ranging from “not important” to </w:t>
      </w:r>
      <w:r w:rsidRPr="16714E03" w:rsidR="5BA9A7DF">
        <w:rPr>
          <w:rFonts w:ascii="Times New Roman" w:hAnsi="Times New Roman" w:cs="Times New Roman"/>
        </w:rPr>
        <w:t>“extremely important” (a scale like this is usually referred to as a Likert scale).</w:t>
      </w:r>
    </w:p>
    <w:p w:rsidR="00D07328" w:rsidP="00831A69" w:rsidRDefault="00D07328" w14:paraId="01CF23EC" w14:textId="5D0649E1">
      <w:pPr>
        <w:rPr>
          <w:rFonts w:ascii="Times New Roman" w:hAnsi="Times New Roman" w:cs="Times New Roman"/>
        </w:rPr>
      </w:pPr>
      <w:r>
        <w:rPr>
          <w:rFonts w:ascii="Times New Roman" w:hAnsi="Times New Roman" w:cs="Times New Roman"/>
        </w:rPr>
        <w:t xml:space="preserve">Once this data is collected, the individuals would all have to </w:t>
      </w:r>
      <w:r w:rsidR="00BE5697">
        <w:rPr>
          <w:rFonts w:ascii="Times New Roman" w:hAnsi="Times New Roman" w:cs="Times New Roman"/>
        </w:rPr>
        <w:t>listen to a series of jokes, where the different jokes are structured differently to highlight different components.</w:t>
      </w:r>
      <w:r w:rsidR="00153624">
        <w:rPr>
          <w:rFonts w:ascii="Times New Roman" w:hAnsi="Times New Roman" w:cs="Times New Roman"/>
        </w:rPr>
        <w:t xml:space="preserve"> The individuals would then have to </w:t>
      </w:r>
      <w:r w:rsidR="000B6481">
        <w:rPr>
          <w:rFonts w:ascii="Times New Roman" w:hAnsi="Times New Roman" w:cs="Times New Roman"/>
        </w:rPr>
        <w:t>take</w:t>
      </w:r>
      <w:r w:rsidR="00153624">
        <w:rPr>
          <w:rFonts w:ascii="Times New Roman" w:hAnsi="Times New Roman" w:cs="Times New Roman"/>
        </w:rPr>
        <w:t xml:space="preserve"> a second survey, </w:t>
      </w:r>
      <w:r w:rsidR="003478C0">
        <w:rPr>
          <w:rFonts w:ascii="Times New Roman" w:hAnsi="Times New Roman" w:cs="Times New Roman"/>
        </w:rPr>
        <w:t xml:space="preserve">with the goal of finding out which of the jokes they found most </w:t>
      </w:r>
      <w:commentRangeStart w:id="13"/>
      <w:r w:rsidR="003478C0">
        <w:rPr>
          <w:rFonts w:ascii="Times New Roman" w:hAnsi="Times New Roman" w:cs="Times New Roman"/>
        </w:rPr>
        <w:t>amusing</w:t>
      </w:r>
      <w:commentRangeEnd w:id="13"/>
      <w:r w:rsidR="00905499">
        <w:rPr>
          <w:rStyle w:val="Merknadsreferanse"/>
        </w:rPr>
        <w:commentReference w:id="13"/>
      </w:r>
      <w:r w:rsidR="003478C0">
        <w:rPr>
          <w:rFonts w:ascii="Times New Roman" w:hAnsi="Times New Roman" w:cs="Times New Roman"/>
        </w:rPr>
        <w:t>.</w:t>
      </w:r>
    </w:p>
    <w:p w:rsidR="003478C0" w:rsidP="00831A69" w:rsidRDefault="003478C0" w14:paraId="6B2DBBAA" w14:textId="77777777">
      <w:pPr>
        <w:rPr>
          <w:rFonts w:ascii="Times New Roman" w:hAnsi="Times New Roman" w:cs="Times New Roman"/>
        </w:rPr>
      </w:pPr>
    </w:p>
    <w:p w:rsidR="003478C0" w:rsidP="00831A69" w:rsidRDefault="00CB14AA" w14:paraId="1D7752C6" w14:textId="1D42D58A">
      <w:pPr>
        <w:rPr>
          <w:rFonts w:ascii="Times New Roman" w:hAnsi="Times New Roman" w:cs="Times New Roman"/>
        </w:rPr>
      </w:pPr>
      <w:r>
        <w:rPr>
          <w:rFonts w:ascii="Times New Roman" w:hAnsi="Times New Roman" w:cs="Times New Roman"/>
        </w:rPr>
        <w:t>With an approach like this, we can do quantitative anal</w:t>
      </w:r>
      <w:r w:rsidR="00215C7E">
        <w:rPr>
          <w:rFonts w:ascii="Times New Roman" w:hAnsi="Times New Roman" w:cs="Times New Roman"/>
        </w:rPr>
        <w:t>ysis of the data received.</w:t>
      </w:r>
      <w:r w:rsidR="00FE3639">
        <w:rPr>
          <w:rFonts w:ascii="Times New Roman" w:hAnsi="Times New Roman" w:cs="Times New Roman"/>
        </w:rPr>
        <w:t xml:space="preserve"> </w:t>
      </w:r>
      <w:r w:rsidR="0039277E">
        <w:rPr>
          <w:rFonts w:ascii="Times New Roman" w:hAnsi="Times New Roman" w:cs="Times New Roman"/>
        </w:rPr>
        <w:t xml:space="preserve">If an individual answers that subversion is “extremely important” in the first survey, but then </w:t>
      </w:r>
      <w:r w:rsidR="00822AFE">
        <w:rPr>
          <w:rFonts w:ascii="Times New Roman" w:hAnsi="Times New Roman" w:cs="Times New Roman"/>
        </w:rPr>
        <w:t xml:space="preserve">consistently </w:t>
      </w:r>
      <w:r w:rsidR="00C839C6">
        <w:rPr>
          <w:rFonts w:ascii="Times New Roman" w:hAnsi="Times New Roman" w:cs="Times New Roman"/>
        </w:rPr>
        <w:t xml:space="preserve">answers that they did not think that </w:t>
      </w:r>
      <w:commentRangeStart w:id="14"/>
      <w:r w:rsidR="00C839C6">
        <w:rPr>
          <w:rFonts w:ascii="Times New Roman" w:hAnsi="Times New Roman" w:cs="Times New Roman"/>
        </w:rPr>
        <w:t xml:space="preserve">jokes </w:t>
      </w:r>
      <w:commentRangeEnd w:id="14"/>
      <w:r w:rsidR="009137D4">
        <w:rPr>
          <w:rStyle w:val="Merknadsreferanse"/>
        </w:rPr>
        <w:commentReference w:id="14"/>
      </w:r>
      <w:r w:rsidR="00C839C6">
        <w:rPr>
          <w:rFonts w:ascii="Times New Roman" w:hAnsi="Times New Roman" w:cs="Times New Roman"/>
        </w:rPr>
        <w:t xml:space="preserve">highlighting subversion were funny, that </w:t>
      </w:r>
      <w:r w:rsidR="00DC1BFC">
        <w:rPr>
          <w:rFonts w:ascii="Times New Roman" w:hAnsi="Times New Roman" w:cs="Times New Roman"/>
        </w:rPr>
        <w:t xml:space="preserve">is evidence towards </w:t>
      </w:r>
      <w:r w:rsidR="008D0273">
        <w:rPr>
          <w:rFonts w:ascii="Times New Roman" w:hAnsi="Times New Roman" w:cs="Times New Roman"/>
        </w:rPr>
        <w:t>that individual not knowing how important that component is to them. This discrepancy between prediction and outcome is also</w:t>
      </w:r>
      <w:r w:rsidR="00B8681E">
        <w:rPr>
          <w:rFonts w:ascii="Times New Roman" w:hAnsi="Times New Roman" w:cs="Times New Roman"/>
        </w:rPr>
        <w:t xml:space="preserve"> unique for each component, so if individuals struggle to predict </w:t>
      </w:r>
      <w:r w:rsidR="00D80473">
        <w:rPr>
          <w:rFonts w:ascii="Times New Roman" w:hAnsi="Times New Roman" w:cs="Times New Roman"/>
        </w:rPr>
        <w:t xml:space="preserve">the importance of certain components, but not others, the study might </w:t>
      </w:r>
      <w:commentRangeStart w:id="15"/>
      <w:r w:rsidR="00D80473">
        <w:rPr>
          <w:rFonts w:ascii="Times New Roman" w:hAnsi="Times New Roman" w:cs="Times New Roman"/>
        </w:rPr>
        <w:t>reveal it.</w:t>
      </w:r>
      <w:commentRangeEnd w:id="15"/>
      <w:r w:rsidR="009137D4">
        <w:rPr>
          <w:rStyle w:val="Merknadsreferanse"/>
        </w:rPr>
        <w:commentReference w:id="15"/>
      </w:r>
    </w:p>
    <w:p w:rsidR="00D80473" w:rsidP="00831A69" w:rsidRDefault="00D80473" w14:paraId="7E72A63F" w14:textId="77777777">
      <w:pPr>
        <w:rPr>
          <w:rFonts w:ascii="Times New Roman" w:hAnsi="Times New Roman" w:cs="Times New Roman"/>
        </w:rPr>
      </w:pPr>
    </w:p>
    <w:p w:rsidR="00D80473" w:rsidP="16714E03" w:rsidRDefault="00D80473" w14:paraId="55C61B78" w14:textId="28D99713">
      <w:pPr>
        <w:pStyle w:val="Normal"/>
        <w:rPr>
          <w:rFonts w:ascii="Times New Roman" w:hAnsi="Times New Roman" w:cs="Times New Roman"/>
        </w:rPr>
      </w:pPr>
      <w:r w:rsidRPr="16714E03" w:rsidR="4753A555">
        <w:rPr>
          <w:rFonts w:ascii="Times New Roman" w:hAnsi="Times New Roman" w:cs="Times New Roman"/>
          <w:highlight w:val="darkGray"/>
        </w:rPr>
        <w:t>At the same time,</w:t>
      </w:r>
      <w:r w:rsidRPr="16714E03" w:rsidR="6BFB016F">
        <w:rPr>
          <w:rFonts w:ascii="Times New Roman" w:hAnsi="Times New Roman" w:cs="Times New Roman"/>
          <w:highlight w:val="darkGray"/>
        </w:rPr>
        <w:t xml:space="preserve"> this method hinges on the </w:t>
      </w:r>
      <w:r w:rsidRPr="16714E03" w:rsidR="5C794E4C">
        <w:rPr>
          <w:rFonts w:ascii="Times New Roman" w:hAnsi="Times New Roman" w:cs="Times New Roman"/>
          <w:highlight w:val="darkGray"/>
        </w:rPr>
        <w:t xml:space="preserve">individuals understanding the different </w:t>
      </w:r>
      <w:r w:rsidRPr="16714E03" w:rsidR="2B37D0E2">
        <w:rPr>
          <w:rFonts w:ascii="Times New Roman" w:hAnsi="Times New Roman" w:cs="Times New Roman"/>
          <w:highlight w:val="darkGray"/>
        </w:rPr>
        <w:t>components of the jokes, so that they can answer the first survey truthfully.</w:t>
      </w:r>
      <w:r w:rsidRPr="16714E03" w:rsidR="5FADA208">
        <w:rPr>
          <w:rFonts w:ascii="Times New Roman" w:hAnsi="Times New Roman" w:cs="Times New Roman"/>
        </w:rPr>
        <w:t xml:space="preserve"> </w:t>
      </w:r>
      <w:r w:rsidRPr="16714E03" w:rsidR="05407306">
        <w:rPr>
          <w:rFonts w:ascii="Times New Roman" w:hAnsi="Times New Roman" w:eastAsia="Times New Roman" w:cs="Times New Roman"/>
          <w:noProof w:val="0"/>
          <w:sz w:val="24"/>
          <w:szCs w:val="24"/>
          <w:lang w:val="en-US"/>
        </w:rPr>
        <w:t>At the same time, this method hinges on being able to construct jokes that highlight different components, which might be difficult, or even impossible in certain cases. It also assumes that the participants understand the different components of the jokes, so that they can answer the first survey truthfully.</w:t>
      </w:r>
      <w:r w:rsidRPr="16714E03" w:rsidR="05407306">
        <w:rPr>
          <w:rFonts w:ascii="Times New Roman" w:hAnsi="Times New Roman" w:cs="Times New Roman"/>
        </w:rPr>
        <w:t xml:space="preserve"> </w:t>
      </w:r>
    </w:p>
    <w:p w:rsidR="00D80473" w:rsidP="16714E03" w:rsidRDefault="00D80473" w14:paraId="3FC350DE" w14:textId="2616AAD0">
      <w:pPr>
        <w:pStyle w:val="Normal"/>
        <w:rPr>
          <w:rFonts w:ascii="Times New Roman" w:hAnsi="Times New Roman" w:cs="Times New Roman"/>
        </w:rPr>
      </w:pPr>
      <w:r w:rsidRPr="16714E03" w:rsidR="5FADA208">
        <w:rPr>
          <w:rFonts w:ascii="Times New Roman" w:hAnsi="Times New Roman" w:cs="Times New Roman"/>
        </w:rPr>
        <w:t>Th</w:t>
      </w:r>
      <w:r w:rsidRPr="16714E03" w:rsidR="7135C347">
        <w:rPr>
          <w:rFonts w:ascii="Times New Roman" w:hAnsi="Times New Roman" w:cs="Times New Roman"/>
        </w:rPr>
        <w:t xml:space="preserve">is way of doing analysis of each </w:t>
      </w:r>
      <w:r w:rsidRPr="16714E03" w:rsidR="7135C347">
        <w:rPr>
          <w:rFonts w:ascii="Times New Roman" w:hAnsi="Times New Roman" w:cs="Times New Roman"/>
        </w:rPr>
        <w:t>component</w:t>
      </w:r>
      <w:r w:rsidRPr="16714E03" w:rsidR="7135C347">
        <w:rPr>
          <w:rFonts w:ascii="Times New Roman" w:hAnsi="Times New Roman" w:cs="Times New Roman"/>
        </w:rPr>
        <w:t xml:space="preserve"> separately will also </w:t>
      </w:r>
      <w:r w:rsidRPr="16714E03" w:rsidR="3CB4A777">
        <w:rPr>
          <w:rFonts w:ascii="Times New Roman" w:hAnsi="Times New Roman" w:cs="Times New Roman"/>
        </w:rPr>
        <w:t xml:space="preserve">erase all the nuances of how the components work together, </w:t>
      </w:r>
      <w:r w:rsidRPr="16714E03" w:rsidR="52251151">
        <w:rPr>
          <w:rFonts w:ascii="Times New Roman" w:hAnsi="Times New Roman" w:cs="Times New Roman"/>
        </w:rPr>
        <w:t xml:space="preserve">as such a question cannot be answered through a quantitative survey (at least not with our </w:t>
      </w:r>
      <w:commentRangeStart w:id="16"/>
      <w:r w:rsidRPr="16714E03" w:rsidR="52251151">
        <w:rPr>
          <w:rFonts w:ascii="Times New Roman" w:hAnsi="Times New Roman" w:cs="Times New Roman"/>
        </w:rPr>
        <w:t>setup</w:t>
      </w:r>
      <w:commentRangeEnd w:id="16"/>
      <w:r>
        <w:rPr>
          <w:rStyle w:val="CommentReference"/>
        </w:rPr>
        <w:commentReference w:id="16"/>
      </w:r>
      <w:r w:rsidRPr="16714E03" w:rsidR="52251151">
        <w:rPr>
          <w:rFonts w:ascii="Times New Roman" w:hAnsi="Times New Roman" w:cs="Times New Roman"/>
        </w:rPr>
        <w:t>).</w:t>
      </w:r>
    </w:p>
    <w:p w:rsidR="00B938D5" w:rsidP="00831A69" w:rsidRDefault="00B938D5" w14:paraId="129F39BF" w14:textId="77777777">
      <w:pPr>
        <w:rPr>
          <w:rFonts w:ascii="Times New Roman" w:hAnsi="Times New Roman" w:cs="Times New Roman"/>
        </w:rPr>
      </w:pPr>
    </w:p>
    <w:p w:rsidR="00887065" w:rsidP="00831A69" w:rsidRDefault="00887065" w14:paraId="247FBB73" w14:textId="60D1D4E5">
      <w:pPr>
        <w:rPr>
          <w:rFonts w:ascii="Times New Roman" w:hAnsi="Times New Roman" w:cs="Times New Roman"/>
        </w:rPr>
      </w:pPr>
      <w:r>
        <w:rPr>
          <w:rFonts w:ascii="Times New Roman" w:hAnsi="Times New Roman" w:cs="Times New Roman"/>
        </w:rPr>
        <w:t>2)</w:t>
      </w:r>
    </w:p>
    <w:p w:rsidR="00711DE2" w:rsidP="16714E03" w:rsidRDefault="00F47B79" w14:paraId="08F085ED" w14:textId="7168D662">
      <w:pPr>
        <w:spacing w:before="0" w:beforeAutospacing="off" w:after="0" w:afterAutospacing="off" w:line="259" w:lineRule="auto"/>
        <w:ind w:left="0" w:right="0"/>
        <w:jc w:val="left"/>
        <w:rPr>
          <w:rFonts w:ascii="Times New Roman" w:hAnsi="Times New Roman" w:cs="Times New Roman"/>
        </w:rPr>
      </w:pPr>
      <w:r w:rsidRPr="16714E03" w:rsidR="7AEE2890">
        <w:rPr>
          <w:rFonts w:ascii="Times New Roman" w:hAnsi="Times New Roman" w:cs="Times New Roman"/>
          <w:highlight w:val="darkGray"/>
        </w:rPr>
        <w:t>For the research question “</w:t>
      </w:r>
      <w:r w:rsidRPr="16714E03" w:rsidR="7AEE2890">
        <w:rPr>
          <w:rFonts w:ascii="Times New Roman" w:hAnsi="Times New Roman" w:cs="Times New Roman"/>
          <w:highlight w:val="darkGray"/>
        </w:rPr>
        <w:t>How does economic standing affect what topics a person finds amusing within a joke</w:t>
      </w:r>
      <w:r w:rsidRPr="16714E03" w:rsidR="7AEE2890">
        <w:rPr>
          <w:rFonts w:ascii="Times New Roman" w:hAnsi="Times New Roman" w:cs="Times New Roman"/>
          <w:highlight w:val="darkGray"/>
        </w:rPr>
        <w:t>?</w:t>
      </w:r>
      <w:r w:rsidRPr="16714E03" w:rsidR="7AEE2890">
        <w:rPr>
          <w:rFonts w:ascii="Times New Roman" w:hAnsi="Times New Roman" w:cs="Times New Roman"/>
          <w:highlight w:val="darkGray"/>
        </w:rPr>
        <w:t>”,</w:t>
      </w:r>
      <w:r w:rsidRPr="16714E03" w:rsidR="7AEE2890">
        <w:rPr>
          <w:rFonts w:ascii="Times New Roman" w:hAnsi="Times New Roman" w:cs="Times New Roman"/>
          <w:highlight w:val="darkGray"/>
        </w:rPr>
        <w:t xml:space="preserve"> </w:t>
      </w:r>
      <w:r w:rsidRPr="16714E03" w:rsidR="2FF7EA39">
        <w:rPr>
          <w:rFonts w:ascii="Times New Roman" w:hAnsi="Times New Roman" w:cs="Times New Roman"/>
          <w:highlight w:val="darkGray"/>
        </w:rPr>
        <w:t xml:space="preserve">I would also </w:t>
      </w:r>
      <w:commentRangeStart w:id="17"/>
      <w:r w:rsidRPr="16714E03" w:rsidR="2FF7EA39">
        <w:rPr>
          <w:rFonts w:ascii="Times New Roman" w:hAnsi="Times New Roman" w:cs="Times New Roman"/>
          <w:highlight w:val="darkGray"/>
        </w:rPr>
        <w:t xml:space="preserve">begin </w:t>
      </w:r>
      <w:commentRangeEnd w:id="17"/>
      <w:r>
        <w:rPr>
          <w:rStyle w:val="CommentReference"/>
        </w:rPr>
        <w:commentReference w:id="17"/>
      </w:r>
      <w:r w:rsidRPr="16714E03" w:rsidR="2FF7EA39">
        <w:rPr>
          <w:rFonts w:ascii="Times New Roman" w:hAnsi="Times New Roman" w:cs="Times New Roman"/>
          <w:highlight w:val="darkGray"/>
        </w:rPr>
        <w:t xml:space="preserve">with a survey, but this time </w:t>
      </w:r>
      <w:r w:rsidRPr="16714E03" w:rsidR="2FF7EA39">
        <w:rPr>
          <w:rFonts w:ascii="Times New Roman" w:hAnsi="Times New Roman" w:cs="Times New Roman"/>
          <w:highlight w:val="darkGray"/>
        </w:rPr>
        <w:t>a very short</w:t>
      </w:r>
      <w:r w:rsidRPr="16714E03" w:rsidR="2FF7EA39">
        <w:rPr>
          <w:rFonts w:ascii="Times New Roman" w:hAnsi="Times New Roman" w:cs="Times New Roman"/>
          <w:highlight w:val="darkGray"/>
        </w:rPr>
        <w:t xml:space="preserve"> one.</w:t>
      </w:r>
      <w:r w:rsidRPr="16714E03" w:rsidR="71E25CEF">
        <w:rPr>
          <w:rFonts w:ascii="Times New Roman" w:hAnsi="Times New Roman" w:cs="Times New Roman"/>
          <w:highlight w:val="darkGray"/>
        </w:rPr>
        <w:t xml:space="preserve"> The goal of the survey is </w:t>
      </w:r>
      <w:r w:rsidRPr="16714E03" w:rsidR="7EE9A758">
        <w:rPr>
          <w:rFonts w:ascii="Times New Roman" w:hAnsi="Times New Roman" w:cs="Times New Roman"/>
          <w:highlight w:val="darkGray"/>
        </w:rPr>
        <w:t xml:space="preserve">to </w:t>
      </w:r>
      <w:r w:rsidRPr="16714E03" w:rsidR="7EE9A758">
        <w:rPr>
          <w:rFonts w:ascii="Times New Roman" w:hAnsi="Times New Roman" w:cs="Times New Roman"/>
          <w:highlight w:val="darkGray"/>
        </w:rPr>
        <w:t>determine</w:t>
      </w:r>
      <w:r w:rsidRPr="16714E03" w:rsidR="7EE9A758">
        <w:rPr>
          <w:rFonts w:ascii="Times New Roman" w:hAnsi="Times New Roman" w:cs="Times New Roman"/>
          <w:highlight w:val="darkGray"/>
        </w:rPr>
        <w:t xml:space="preserve"> </w:t>
      </w:r>
      <w:r w:rsidRPr="16714E03" w:rsidR="7EE9A758">
        <w:rPr>
          <w:rFonts w:ascii="Times New Roman" w:hAnsi="Times New Roman" w:cs="Times New Roman"/>
          <w:highlight w:val="darkGray"/>
        </w:rPr>
        <w:t>each individual’s</w:t>
      </w:r>
      <w:r w:rsidRPr="16714E03" w:rsidR="7EE9A758">
        <w:rPr>
          <w:rFonts w:ascii="Times New Roman" w:hAnsi="Times New Roman" w:cs="Times New Roman"/>
          <w:highlight w:val="darkGray"/>
        </w:rPr>
        <w:t xml:space="preserve"> economic standing.</w:t>
      </w:r>
      <w:r w:rsidRPr="16714E03" w:rsidR="63A7F05F">
        <w:rPr>
          <w:rFonts w:ascii="Times New Roman" w:hAnsi="Times New Roman" w:cs="Times New Roman"/>
        </w:rPr>
        <w:t xml:space="preserve"> </w:t>
      </w:r>
      <w:r w:rsidRPr="16714E03" w:rsidR="3C9B3867">
        <w:rPr>
          <w:rFonts w:ascii="Times New Roman" w:hAnsi="Times New Roman" w:eastAsia="Times New Roman" w:cs="Times New Roman"/>
          <w:b w:val="0"/>
          <w:bCs w:val="0"/>
          <w:i w:val="0"/>
          <w:iCs w:val="0"/>
          <w:noProof w:val="0"/>
          <w:sz w:val="24"/>
          <w:szCs w:val="24"/>
          <w:lang w:val="en-US"/>
        </w:rPr>
        <w:t>For the research question “How does economic standing affect what topics a person finds amusing within a joke?</w:t>
      </w:r>
      <w:r w:rsidRPr="16714E03" w:rsidR="3C9B3867">
        <w:rPr>
          <w:rFonts w:ascii="Times New Roman" w:hAnsi="Times New Roman" w:eastAsia="Times New Roman" w:cs="Times New Roman"/>
          <w:b w:val="0"/>
          <w:bCs w:val="0"/>
          <w:i w:val="0"/>
          <w:iCs w:val="0"/>
          <w:noProof w:val="0"/>
          <w:sz w:val="24"/>
          <w:szCs w:val="24"/>
          <w:lang w:val="en-US"/>
        </w:rPr>
        <w:t>”,</w:t>
      </w:r>
      <w:r w:rsidRPr="16714E03" w:rsidR="3C9B3867">
        <w:rPr>
          <w:rFonts w:ascii="Times New Roman" w:hAnsi="Times New Roman" w:eastAsia="Times New Roman" w:cs="Times New Roman"/>
          <w:b w:val="0"/>
          <w:bCs w:val="0"/>
          <w:i w:val="0"/>
          <w:iCs w:val="0"/>
          <w:noProof w:val="0"/>
          <w:sz w:val="24"/>
          <w:szCs w:val="24"/>
          <w:lang w:val="en-US"/>
        </w:rPr>
        <w:t xml:space="preserve"> I would also begin with a survey, but this time </w:t>
      </w:r>
      <w:r w:rsidRPr="16714E03" w:rsidR="3C9B3867">
        <w:rPr>
          <w:rFonts w:ascii="Times New Roman" w:hAnsi="Times New Roman" w:eastAsia="Times New Roman" w:cs="Times New Roman"/>
          <w:b w:val="0"/>
          <w:bCs w:val="0"/>
          <w:i w:val="0"/>
          <w:iCs w:val="0"/>
          <w:noProof w:val="0"/>
          <w:sz w:val="24"/>
          <w:szCs w:val="24"/>
          <w:lang w:val="en-US"/>
        </w:rPr>
        <w:t>a very short</w:t>
      </w:r>
      <w:r w:rsidRPr="16714E03" w:rsidR="3C9B3867">
        <w:rPr>
          <w:rFonts w:ascii="Times New Roman" w:hAnsi="Times New Roman" w:eastAsia="Times New Roman" w:cs="Times New Roman"/>
          <w:b w:val="0"/>
          <w:bCs w:val="0"/>
          <w:i w:val="0"/>
          <w:iCs w:val="0"/>
          <w:noProof w:val="0"/>
          <w:sz w:val="24"/>
          <w:szCs w:val="24"/>
          <w:lang w:val="en-US"/>
        </w:rPr>
        <w:t xml:space="preserve"> one. The goal of the survey is to </w:t>
      </w:r>
      <w:r w:rsidRPr="16714E03" w:rsidR="3C9B3867">
        <w:rPr>
          <w:rFonts w:ascii="Times New Roman" w:hAnsi="Times New Roman" w:eastAsia="Times New Roman" w:cs="Times New Roman"/>
          <w:b w:val="0"/>
          <w:bCs w:val="0"/>
          <w:i w:val="0"/>
          <w:iCs w:val="0"/>
          <w:noProof w:val="0"/>
          <w:sz w:val="24"/>
          <w:szCs w:val="24"/>
          <w:lang w:val="en-US"/>
        </w:rPr>
        <w:t>determine</w:t>
      </w:r>
      <w:r w:rsidRPr="16714E03" w:rsidR="3C9B3867">
        <w:rPr>
          <w:rFonts w:ascii="Times New Roman" w:hAnsi="Times New Roman" w:eastAsia="Times New Roman" w:cs="Times New Roman"/>
          <w:b w:val="0"/>
          <w:bCs w:val="0"/>
          <w:i w:val="0"/>
          <w:iCs w:val="0"/>
          <w:noProof w:val="0"/>
          <w:sz w:val="24"/>
          <w:szCs w:val="24"/>
          <w:lang w:val="en-US"/>
        </w:rPr>
        <w:t xml:space="preserve"> each participant’s economic standing. We do this first, so the participants only </w:t>
      </w:r>
      <w:r w:rsidRPr="16714E03" w:rsidR="3C9B3867">
        <w:rPr>
          <w:rFonts w:ascii="Times New Roman" w:hAnsi="Times New Roman" w:eastAsia="Times New Roman" w:cs="Times New Roman"/>
          <w:b w:val="0"/>
          <w:bCs w:val="0"/>
          <w:i w:val="0"/>
          <w:iCs w:val="0"/>
          <w:noProof w:val="0"/>
          <w:sz w:val="24"/>
          <w:szCs w:val="24"/>
          <w:lang w:val="en-US"/>
        </w:rPr>
        <w:t>have to</w:t>
      </w:r>
      <w:r w:rsidRPr="16714E03" w:rsidR="3C9B3867">
        <w:rPr>
          <w:rFonts w:ascii="Times New Roman" w:hAnsi="Times New Roman" w:eastAsia="Times New Roman" w:cs="Times New Roman"/>
          <w:b w:val="0"/>
          <w:bCs w:val="0"/>
          <w:i w:val="0"/>
          <w:iCs w:val="0"/>
          <w:noProof w:val="0"/>
          <w:sz w:val="24"/>
          <w:szCs w:val="24"/>
          <w:lang w:val="en-US"/>
        </w:rPr>
        <w:t xml:space="preserve"> focus on the jokes later.</w:t>
      </w:r>
      <w:r w:rsidRPr="16714E03" w:rsidR="3C9B3867">
        <w:rPr>
          <w:rFonts w:ascii="Times New Roman" w:hAnsi="Times New Roman" w:cs="Times New Roman"/>
        </w:rPr>
        <w:t xml:space="preserve"> </w:t>
      </w:r>
    </w:p>
    <w:p w:rsidR="00711DE2" w:rsidP="16714E03" w:rsidRDefault="00F47B79" w14:paraId="0172D887" w14:textId="3A7AEAE8">
      <w:pPr>
        <w:spacing w:before="0" w:beforeAutospacing="off" w:after="0" w:afterAutospacing="off" w:line="259" w:lineRule="auto"/>
        <w:ind w:left="0" w:right="0"/>
        <w:jc w:val="left"/>
        <w:rPr>
          <w:rFonts w:ascii="Times New Roman" w:hAnsi="Times New Roman" w:cs="Times New Roman"/>
        </w:rPr>
      </w:pPr>
    </w:p>
    <w:p w:rsidR="00711DE2" w:rsidP="16714E03" w:rsidRDefault="00F47B79" w14:paraId="394AA8C2" w14:textId="6CC0BF8F">
      <w:pPr>
        <w:rPr>
          <w:rFonts w:ascii="Times New Roman" w:hAnsi="Times New Roman" w:cs="Times New Roman"/>
          <w:highlight w:val="darkCyan"/>
        </w:rPr>
      </w:pPr>
      <w:r w:rsidRPr="16714E03" w:rsidR="63A7F05F">
        <w:rPr>
          <w:rFonts w:ascii="Times New Roman" w:hAnsi="Times New Roman" w:cs="Times New Roman"/>
          <w:highlight w:val="darkCyan"/>
        </w:rPr>
        <w:t>Again, once this information has been gathered</w:t>
      </w:r>
      <w:r w:rsidRPr="16714E03" w:rsidR="490681F5">
        <w:rPr>
          <w:rFonts w:ascii="Times New Roman" w:hAnsi="Times New Roman" w:cs="Times New Roman"/>
          <w:highlight w:val="darkCyan"/>
        </w:rPr>
        <w:t xml:space="preserve">, the individuals would listen to a </w:t>
      </w:r>
      <w:commentRangeStart w:id="18"/>
      <w:r w:rsidRPr="16714E03" w:rsidR="490681F5">
        <w:rPr>
          <w:rFonts w:ascii="Times New Roman" w:hAnsi="Times New Roman" w:cs="Times New Roman"/>
          <w:highlight w:val="darkCyan"/>
        </w:rPr>
        <w:t>series of jokes</w:t>
      </w:r>
      <w:commentRangeEnd w:id="18"/>
      <w:r>
        <w:rPr>
          <w:rStyle w:val="CommentReference"/>
        </w:rPr>
        <w:commentReference w:id="18"/>
      </w:r>
      <w:r w:rsidRPr="16714E03" w:rsidR="490681F5">
        <w:rPr>
          <w:rFonts w:ascii="Times New Roman" w:hAnsi="Times New Roman" w:cs="Times New Roman"/>
          <w:highlight w:val="darkCyan"/>
        </w:rPr>
        <w:t>, with multiple different topics</w:t>
      </w:r>
      <w:r w:rsidRPr="16714E03" w:rsidR="172E1EEC">
        <w:rPr>
          <w:rFonts w:ascii="Times New Roman" w:hAnsi="Times New Roman" w:cs="Times New Roman"/>
          <w:highlight w:val="darkCyan"/>
        </w:rPr>
        <w:t xml:space="preserve">, and </w:t>
      </w:r>
      <w:r w:rsidRPr="16714E03" w:rsidR="1494C250">
        <w:rPr>
          <w:rFonts w:ascii="Times New Roman" w:hAnsi="Times New Roman" w:cs="Times New Roman"/>
          <w:highlight w:val="darkCyan"/>
        </w:rPr>
        <w:t xml:space="preserve">ideally many </w:t>
      </w:r>
      <w:r w:rsidRPr="16714E03" w:rsidR="1494C250">
        <w:rPr>
          <w:rFonts w:ascii="Times New Roman" w:hAnsi="Times New Roman" w:cs="Times New Roman"/>
          <w:highlight w:val="darkCyan"/>
        </w:rPr>
        <w:t>different types</w:t>
      </w:r>
      <w:r w:rsidRPr="16714E03" w:rsidR="1494C250">
        <w:rPr>
          <w:rFonts w:ascii="Times New Roman" w:hAnsi="Times New Roman" w:cs="Times New Roman"/>
          <w:highlight w:val="darkCyan"/>
        </w:rPr>
        <w:t xml:space="preserve"> of jokes, to make sure the individuals react to the topics of the jokes, and not their </w:t>
      </w:r>
      <w:commentRangeStart w:id="19"/>
      <w:r w:rsidRPr="16714E03" w:rsidR="1494C250">
        <w:rPr>
          <w:rFonts w:ascii="Times New Roman" w:hAnsi="Times New Roman" w:cs="Times New Roman"/>
          <w:highlight w:val="darkCyan"/>
        </w:rPr>
        <w:t>construction or execution.</w:t>
      </w:r>
      <w:commentRangeEnd w:id="19"/>
      <w:r>
        <w:rPr>
          <w:rStyle w:val="CommentReference"/>
        </w:rPr>
        <w:commentReference w:id="19"/>
      </w:r>
    </w:p>
    <w:p w:rsidR="00F25382" w:rsidRDefault="00EE45CF" w14:paraId="5912BD7E" w14:textId="050088A5">
      <w:pPr>
        <w:rPr>
          <w:rFonts w:ascii="Times New Roman" w:hAnsi="Times New Roman" w:cs="Times New Roman"/>
        </w:rPr>
      </w:pPr>
      <w:r w:rsidRPr="16714E03" w:rsidR="4B049700">
        <w:rPr>
          <w:rFonts w:ascii="Times New Roman" w:hAnsi="Times New Roman" w:cs="Times New Roman"/>
          <w:highlight w:val="darkCyan"/>
        </w:rPr>
        <w:t xml:space="preserve">After the jokes have been told, </w:t>
      </w:r>
      <w:r w:rsidRPr="16714E03" w:rsidR="4B049700">
        <w:rPr>
          <w:rFonts w:ascii="Times New Roman" w:hAnsi="Times New Roman" w:cs="Times New Roman"/>
          <w:highlight w:val="darkCyan"/>
        </w:rPr>
        <w:t>each individual</w:t>
      </w:r>
      <w:r w:rsidRPr="16714E03" w:rsidR="4B049700">
        <w:rPr>
          <w:rFonts w:ascii="Times New Roman" w:hAnsi="Times New Roman" w:cs="Times New Roman"/>
          <w:highlight w:val="darkCyan"/>
        </w:rPr>
        <w:t xml:space="preserve"> will be interviewed. </w:t>
      </w:r>
      <w:r w:rsidRPr="16714E03" w:rsidR="618B0C5B">
        <w:rPr>
          <w:rFonts w:ascii="Times New Roman" w:hAnsi="Times New Roman" w:cs="Times New Roman"/>
          <w:highlight w:val="darkCyan"/>
        </w:rPr>
        <w:t>Everyone</w:t>
      </w:r>
      <w:r w:rsidRPr="16714E03" w:rsidR="75DE89A9">
        <w:rPr>
          <w:rFonts w:ascii="Times New Roman" w:hAnsi="Times New Roman" w:cs="Times New Roman"/>
          <w:highlight w:val="darkCyan"/>
        </w:rPr>
        <w:t xml:space="preserve"> will be asked</w:t>
      </w:r>
      <w:r w:rsidRPr="16714E03" w:rsidR="618B0C5B">
        <w:rPr>
          <w:rFonts w:ascii="Times New Roman" w:hAnsi="Times New Roman" w:cs="Times New Roman"/>
          <w:highlight w:val="darkCyan"/>
        </w:rPr>
        <w:t xml:space="preserve"> the same questions for each </w:t>
      </w:r>
      <w:r w:rsidRPr="16714E03" w:rsidR="5E92C79C">
        <w:rPr>
          <w:rFonts w:ascii="Times New Roman" w:hAnsi="Times New Roman" w:cs="Times New Roman"/>
          <w:highlight w:val="darkCyan"/>
        </w:rPr>
        <w:t xml:space="preserve">topic, namely if they found the jokes amusing, and why/why </w:t>
      </w:r>
      <w:commentRangeStart w:id="20"/>
      <w:r w:rsidRPr="16714E03" w:rsidR="5E92C79C">
        <w:rPr>
          <w:rFonts w:ascii="Times New Roman" w:hAnsi="Times New Roman" w:cs="Times New Roman"/>
          <w:highlight w:val="darkCyan"/>
        </w:rPr>
        <w:t>not</w:t>
      </w:r>
      <w:commentRangeEnd w:id="20"/>
      <w:r>
        <w:rPr>
          <w:rStyle w:val="CommentReference"/>
        </w:rPr>
        <w:commentReference w:id="20"/>
      </w:r>
      <w:r w:rsidRPr="16714E03" w:rsidR="5E92C79C">
        <w:rPr>
          <w:rFonts w:ascii="Times New Roman" w:hAnsi="Times New Roman" w:cs="Times New Roman"/>
          <w:highlight w:val="darkCyan"/>
        </w:rPr>
        <w:t>.</w:t>
      </w:r>
      <w:r w:rsidRPr="16714E03" w:rsidR="58059A9D">
        <w:rPr>
          <w:rFonts w:ascii="Times New Roman" w:hAnsi="Times New Roman" w:cs="Times New Roman"/>
        </w:rPr>
        <w:t xml:space="preserve"> </w:t>
      </w:r>
      <w:r w:rsidRPr="16714E03" w:rsidR="210517FB">
        <w:rPr>
          <w:rFonts w:ascii="Times New Roman" w:hAnsi="Times New Roman" w:cs="Times New Roman"/>
        </w:rPr>
        <w:t>[</w:t>
      </w:r>
      <w:r w:rsidRPr="16714E03" w:rsidR="58059A9D">
        <w:rPr>
          <w:rFonts w:ascii="Times New Roman" w:hAnsi="Times New Roman" w:cs="Times New Roman"/>
        </w:rPr>
        <w:t xml:space="preserve">This paragraph </w:t>
      </w:r>
      <w:r w:rsidRPr="16714E03" w:rsidR="765B3D08">
        <w:rPr>
          <w:rFonts w:ascii="Times New Roman" w:hAnsi="Times New Roman" w:cs="Times New Roman"/>
        </w:rPr>
        <w:t>hasn’t</w:t>
      </w:r>
      <w:r w:rsidRPr="16714E03" w:rsidR="58059A9D">
        <w:rPr>
          <w:rFonts w:ascii="Times New Roman" w:hAnsi="Times New Roman" w:cs="Times New Roman"/>
        </w:rPr>
        <w:t xml:space="preserve"> </w:t>
      </w:r>
      <w:r w:rsidRPr="16714E03" w:rsidR="48FCB256">
        <w:rPr>
          <w:rFonts w:ascii="Times New Roman" w:hAnsi="Times New Roman" w:cs="Times New Roman"/>
        </w:rPr>
        <w:t>changed</w:t>
      </w:r>
      <w:r w:rsidRPr="16714E03" w:rsidR="58059A9D">
        <w:rPr>
          <w:rFonts w:ascii="Times New Roman" w:hAnsi="Times New Roman" w:cs="Times New Roman"/>
        </w:rPr>
        <w:t>, but some of it</w:t>
      </w:r>
      <w:r w:rsidRPr="16714E03" w:rsidR="58059A9D">
        <w:rPr>
          <w:rFonts w:ascii="Times New Roman" w:hAnsi="Times New Roman" w:cs="Times New Roman"/>
        </w:rPr>
        <w:t xml:space="preserve"> </w:t>
      </w:r>
      <w:r w:rsidRPr="16714E03" w:rsidR="58059A9D">
        <w:rPr>
          <w:rFonts w:ascii="Times New Roman" w:hAnsi="Times New Roman" w:cs="Times New Roman"/>
        </w:rPr>
        <w:t xml:space="preserve">is </w:t>
      </w:r>
      <w:r w:rsidRPr="16714E03" w:rsidR="7ECC2207">
        <w:rPr>
          <w:rFonts w:ascii="Times New Roman" w:hAnsi="Times New Roman" w:cs="Times New Roman"/>
        </w:rPr>
        <w:t>addressed</w:t>
      </w:r>
      <w:r w:rsidRPr="16714E03" w:rsidR="58059A9D">
        <w:rPr>
          <w:rFonts w:ascii="Times New Roman" w:hAnsi="Times New Roman" w:cs="Times New Roman"/>
        </w:rPr>
        <w:t xml:space="preserve"> </w:t>
      </w:r>
      <w:r w:rsidRPr="16714E03" w:rsidR="539B9563">
        <w:rPr>
          <w:rFonts w:ascii="Times New Roman" w:hAnsi="Times New Roman" w:cs="Times New Roman"/>
        </w:rPr>
        <w:t>later</w:t>
      </w:r>
      <w:r w:rsidRPr="16714E03" w:rsidR="58059A9D">
        <w:rPr>
          <w:rFonts w:ascii="Times New Roman" w:hAnsi="Times New Roman" w:cs="Times New Roman"/>
        </w:rPr>
        <w:t>.</w:t>
      </w:r>
      <w:r w:rsidRPr="16714E03" w:rsidR="5EB35374">
        <w:rPr>
          <w:rFonts w:ascii="Times New Roman" w:hAnsi="Times New Roman" w:cs="Times New Roman"/>
        </w:rPr>
        <w:t>]</w:t>
      </w:r>
    </w:p>
    <w:p w:rsidR="00745D70" w:rsidRDefault="00745D70" w14:paraId="5CC48125" w14:textId="77777777">
      <w:pPr>
        <w:rPr>
          <w:rFonts w:ascii="Times New Roman" w:hAnsi="Times New Roman" w:cs="Times New Roman"/>
        </w:rPr>
      </w:pPr>
    </w:p>
    <w:p w:rsidR="0049710A" w:rsidP="16714E03" w:rsidRDefault="00745D70" w14:paraId="2570D06A" w14:textId="7DFD2F90">
      <w:pPr>
        <w:pStyle w:val="Normal"/>
        <w:rPr>
          <w:rFonts w:ascii="Times New Roman" w:hAnsi="Times New Roman" w:cs="Times New Roman"/>
        </w:rPr>
      </w:pPr>
      <w:r w:rsidRPr="16714E03" w:rsidR="354359D6">
        <w:rPr>
          <w:rFonts w:ascii="Times New Roman" w:hAnsi="Times New Roman" w:cs="Times New Roman"/>
        </w:rPr>
        <w:t xml:space="preserve">This method allows us to do a qualitative analysis of the data. </w:t>
      </w:r>
      <w:r w:rsidRPr="16714E03" w:rsidR="1D682833">
        <w:rPr>
          <w:rFonts w:ascii="Times New Roman" w:hAnsi="Times New Roman" w:cs="Times New Roman"/>
          <w:highlight w:val="darkGray"/>
        </w:rPr>
        <w:t xml:space="preserve">On top of finding out if an individual liked </w:t>
      </w:r>
      <w:r w:rsidRPr="16714E03" w:rsidR="1D682833">
        <w:rPr>
          <w:rFonts w:ascii="Times New Roman" w:hAnsi="Times New Roman" w:cs="Times New Roman"/>
          <w:highlight w:val="darkGray"/>
        </w:rPr>
        <w:t>the jokes</w:t>
      </w:r>
      <w:r w:rsidRPr="16714E03" w:rsidR="1D682833">
        <w:rPr>
          <w:rFonts w:ascii="Times New Roman" w:hAnsi="Times New Roman" w:cs="Times New Roman"/>
          <w:highlight w:val="darkGray"/>
        </w:rPr>
        <w:t xml:space="preserve"> with a specific </w:t>
      </w:r>
      <w:r w:rsidRPr="16714E03" w:rsidR="7600B7C4">
        <w:rPr>
          <w:rFonts w:ascii="Times New Roman" w:hAnsi="Times New Roman" w:cs="Times New Roman"/>
          <w:highlight w:val="darkGray"/>
        </w:rPr>
        <w:t xml:space="preserve">topic (which is a </w:t>
      </w:r>
      <w:commentRangeStart w:id="21"/>
      <w:r w:rsidRPr="16714E03" w:rsidR="7600B7C4">
        <w:rPr>
          <w:rFonts w:ascii="Times New Roman" w:hAnsi="Times New Roman" w:cs="Times New Roman"/>
          <w:highlight w:val="darkGray"/>
        </w:rPr>
        <w:t xml:space="preserve">qualitative </w:t>
      </w:r>
      <w:commentRangeEnd w:id="21"/>
      <w:r>
        <w:rPr>
          <w:rStyle w:val="CommentReference"/>
        </w:rPr>
        <w:commentReference w:id="21"/>
      </w:r>
      <w:r w:rsidRPr="16714E03" w:rsidR="7600B7C4">
        <w:rPr>
          <w:rFonts w:ascii="Times New Roman" w:hAnsi="Times New Roman" w:cs="Times New Roman"/>
          <w:highlight w:val="darkGray"/>
        </w:rPr>
        <w:t>finding), we would also get information about why</w:t>
      </w:r>
      <w:r w:rsidRPr="16714E03" w:rsidR="76FCF54F">
        <w:rPr>
          <w:rFonts w:ascii="Times New Roman" w:hAnsi="Times New Roman" w:cs="Times New Roman"/>
          <w:highlight w:val="darkGray"/>
        </w:rPr>
        <w:t>/why not</w:t>
      </w:r>
      <w:r w:rsidRPr="16714E03" w:rsidR="7600B7C4">
        <w:rPr>
          <w:rFonts w:ascii="Times New Roman" w:hAnsi="Times New Roman" w:cs="Times New Roman"/>
          <w:highlight w:val="darkGray"/>
        </w:rPr>
        <w:t>.</w:t>
      </w:r>
      <w:r w:rsidRPr="16714E03" w:rsidR="7600B7C4">
        <w:rPr>
          <w:rFonts w:ascii="Times New Roman" w:hAnsi="Times New Roman" w:cs="Times New Roman"/>
        </w:rPr>
        <w:t xml:space="preserve"> </w:t>
      </w:r>
      <w:r w:rsidRPr="16714E03" w:rsidR="4C830218">
        <w:rPr>
          <w:rFonts w:ascii="Times New Roman" w:hAnsi="Times New Roman" w:eastAsia="Times New Roman" w:cs="Times New Roman"/>
          <w:noProof w:val="0"/>
          <w:sz w:val="24"/>
          <w:szCs w:val="24"/>
          <w:lang w:val="en-US"/>
        </w:rPr>
        <w:t xml:space="preserve">On top of finding out if an individual liked </w:t>
      </w:r>
      <w:bookmarkStart w:name="_Int_P2mDWMFZ" w:id="2025207014"/>
      <w:r w:rsidRPr="16714E03" w:rsidR="4C830218">
        <w:rPr>
          <w:rFonts w:ascii="Times New Roman" w:hAnsi="Times New Roman" w:eastAsia="Times New Roman" w:cs="Times New Roman"/>
          <w:noProof w:val="0"/>
          <w:sz w:val="24"/>
          <w:szCs w:val="24"/>
          <w:lang w:val="en-US"/>
        </w:rPr>
        <w:t>the jokes</w:t>
      </w:r>
      <w:bookmarkEnd w:id="2025207014"/>
      <w:r w:rsidRPr="16714E03" w:rsidR="4C830218">
        <w:rPr>
          <w:rFonts w:ascii="Times New Roman" w:hAnsi="Times New Roman" w:eastAsia="Times New Roman" w:cs="Times New Roman"/>
          <w:noProof w:val="0"/>
          <w:sz w:val="24"/>
          <w:szCs w:val="24"/>
          <w:lang w:val="en-US"/>
        </w:rPr>
        <w:t xml:space="preserve"> with a specific topic, we would also get information about why/why not.</w:t>
      </w:r>
      <w:r w:rsidRPr="16714E03" w:rsidR="4C830218">
        <w:rPr>
          <w:rFonts w:ascii="Times New Roman" w:hAnsi="Times New Roman" w:cs="Times New Roman"/>
        </w:rPr>
        <w:t xml:space="preserve"> </w:t>
      </w:r>
      <w:r w:rsidRPr="16714E03" w:rsidR="7600B7C4">
        <w:rPr>
          <w:rFonts w:ascii="Times New Roman" w:hAnsi="Times New Roman" w:cs="Times New Roman"/>
        </w:rPr>
        <w:t>This is the reason an interview was picked instead of</w:t>
      </w:r>
      <w:r w:rsidRPr="16714E03" w:rsidR="76FCF54F">
        <w:rPr>
          <w:rFonts w:ascii="Times New Roman" w:hAnsi="Times New Roman" w:cs="Times New Roman"/>
        </w:rPr>
        <w:t>,</w:t>
      </w:r>
      <w:r w:rsidRPr="16714E03" w:rsidR="7600B7C4">
        <w:rPr>
          <w:rFonts w:ascii="Times New Roman" w:hAnsi="Times New Roman" w:cs="Times New Roman"/>
        </w:rPr>
        <w:t xml:space="preserve"> for example</w:t>
      </w:r>
      <w:r w:rsidRPr="16714E03" w:rsidR="76FCF54F">
        <w:rPr>
          <w:rFonts w:ascii="Times New Roman" w:hAnsi="Times New Roman" w:cs="Times New Roman"/>
        </w:rPr>
        <w:t>,</w:t>
      </w:r>
      <w:r w:rsidRPr="16714E03" w:rsidR="7600B7C4">
        <w:rPr>
          <w:rFonts w:ascii="Times New Roman" w:hAnsi="Times New Roman" w:cs="Times New Roman"/>
        </w:rPr>
        <w:t xml:space="preserve"> a survey</w:t>
      </w:r>
      <w:r w:rsidRPr="16714E03" w:rsidR="76FCF54F">
        <w:rPr>
          <w:rFonts w:ascii="Times New Roman" w:hAnsi="Times New Roman" w:cs="Times New Roman"/>
        </w:rPr>
        <w:t>. T</w:t>
      </w:r>
      <w:r w:rsidRPr="16714E03" w:rsidR="7600B7C4">
        <w:rPr>
          <w:rFonts w:ascii="Times New Roman" w:hAnsi="Times New Roman" w:cs="Times New Roman"/>
        </w:rPr>
        <w:t>he interviewer can ask follow-up questions to ge</w:t>
      </w:r>
      <w:r w:rsidRPr="16714E03" w:rsidR="76FCF54F">
        <w:rPr>
          <w:rFonts w:ascii="Times New Roman" w:hAnsi="Times New Roman" w:cs="Times New Roman"/>
        </w:rPr>
        <w:t>t</w:t>
      </w:r>
      <w:r w:rsidRPr="16714E03" w:rsidR="79F3689E">
        <w:rPr>
          <w:rFonts w:ascii="Times New Roman" w:hAnsi="Times New Roman" w:cs="Times New Roman"/>
        </w:rPr>
        <w:t xml:space="preserve"> more detailed explanations from the interviewee. Once we have th</w:t>
      </w:r>
      <w:r w:rsidRPr="16714E03" w:rsidR="5EE3C610">
        <w:rPr>
          <w:rFonts w:ascii="Times New Roman" w:hAnsi="Times New Roman" w:cs="Times New Roman"/>
        </w:rPr>
        <w:t xml:space="preserve">is information, we can check if individuals </w:t>
      </w:r>
      <w:r w:rsidRPr="16714E03" w:rsidR="5596AF9C">
        <w:rPr>
          <w:rFonts w:ascii="Times New Roman" w:hAnsi="Times New Roman" w:cs="Times New Roman"/>
        </w:rPr>
        <w:t>with a certain economic standing prefer certain topics, and if that is the case, use the answers to the interview to try to explain why.</w:t>
      </w:r>
    </w:p>
    <w:p w:rsidR="00745D70" w:rsidRDefault="00745D70" w14:paraId="542257A3" w14:textId="77777777">
      <w:pPr>
        <w:rPr>
          <w:rFonts w:ascii="Times New Roman" w:hAnsi="Times New Roman" w:cs="Times New Roman"/>
        </w:rPr>
      </w:pPr>
    </w:p>
    <w:p w:rsidRPr="0017068E" w:rsidR="00AE5513" w:rsidP="16714E03" w:rsidRDefault="009B0B8E" w14:paraId="62EB2649" w14:textId="506EA5B8">
      <w:pPr>
        <w:rPr>
          <w:rFonts w:ascii="Times New Roman" w:hAnsi="Times New Roman" w:eastAsia="Times New Roman" w:cs="Times New Roman"/>
          <w:b w:val="0"/>
          <w:bCs w:val="0"/>
          <w:i w:val="0"/>
          <w:iCs w:val="0"/>
          <w:noProof w:val="0"/>
          <w:sz w:val="24"/>
          <w:szCs w:val="24"/>
          <w:lang w:val="en-US"/>
        </w:rPr>
      </w:pPr>
      <w:r w:rsidRPr="16714E03" w:rsidR="638ECC16">
        <w:rPr>
          <w:rFonts w:ascii="Times New Roman" w:hAnsi="Times New Roman" w:cs="Times New Roman"/>
        </w:rPr>
        <w:t xml:space="preserve">This method </w:t>
      </w:r>
      <w:r w:rsidRPr="16714E03" w:rsidR="638ECC16">
        <w:rPr>
          <w:rFonts w:ascii="Times New Roman" w:hAnsi="Times New Roman" w:cs="Times New Roman"/>
        </w:rPr>
        <w:t>is however</w:t>
      </w:r>
      <w:r w:rsidRPr="16714E03" w:rsidR="638ECC16">
        <w:rPr>
          <w:rFonts w:ascii="Times New Roman" w:hAnsi="Times New Roman" w:cs="Times New Roman"/>
        </w:rPr>
        <w:t xml:space="preserve"> quite time and resource intensive. </w:t>
      </w:r>
      <w:r w:rsidRPr="16714E03" w:rsidR="4DA24C71">
        <w:rPr>
          <w:rFonts w:ascii="Times New Roman" w:hAnsi="Times New Roman" w:cs="Times New Roman"/>
        </w:rPr>
        <w:t>Ideally,</w:t>
      </w:r>
      <w:r w:rsidRPr="16714E03" w:rsidR="75BE7C67">
        <w:rPr>
          <w:rFonts w:ascii="Times New Roman" w:hAnsi="Times New Roman" w:cs="Times New Roman"/>
        </w:rPr>
        <w:t xml:space="preserve"> we want to test against many different topics, meaning we </w:t>
      </w:r>
      <w:r w:rsidRPr="16714E03" w:rsidR="75BE7C67">
        <w:rPr>
          <w:rFonts w:ascii="Times New Roman" w:hAnsi="Times New Roman" w:cs="Times New Roman"/>
        </w:rPr>
        <w:t>require</w:t>
      </w:r>
      <w:r w:rsidRPr="16714E03" w:rsidR="75BE7C67">
        <w:rPr>
          <w:rFonts w:ascii="Times New Roman" w:hAnsi="Times New Roman" w:cs="Times New Roman"/>
        </w:rPr>
        <w:t xml:space="preserve"> many different jokes</w:t>
      </w:r>
      <w:r w:rsidRPr="16714E03" w:rsidR="4DA24C71">
        <w:rPr>
          <w:rFonts w:ascii="Times New Roman" w:hAnsi="Times New Roman" w:cs="Times New Roman"/>
        </w:rPr>
        <w:t xml:space="preserve">. This </w:t>
      </w:r>
      <w:r w:rsidRPr="16714E03" w:rsidR="434E7DB1">
        <w:rPr>
          <w:rFonts w:ascii="Times New Roman" w:hAnsi="Times New Roman" w:cs="Times New Roman"/>
        </w:rPr>
        <w:t>means</w:t>
      </w:r>
      <w:r w:rsidRPr="16714E03" w:rsidR="13452DEC">
        <w:rPr>
          <w:rFonts w:ascii="Times New Roman" w:hAnsi="Times New Roman" w:cs="Times New Roman"/>
        </w:rPr>
        <w:t xml:space="preserve"> we </w:t>
      </w:r>
      <w:r w:rsidRPr="16714E03" w:rsidR="13452DEC">
        <w:rPr>
          <w:rFonts w:ascii="Times New Roman" w:hAnsi="Times New Roman" w:cs="Times New Roman"/>
        </w:rPr>
        <w:t>have to</w:t>
      </w:r>
      <w:r w:rsidRPr="16714E03" w:rsidR="13452DEC">
        <w:rPr>
          <w:rFonts w:ascii="Times New Roman" w:hAnsi="Times New Roman" w:cs="Times New Roman"/>
        </w:rPr>
        <w:t xml:space="preserve"> spend resources on obtaining </w:t>
      </w:r>
      <w:r w:rsidRPr="16714E03" w:rsidR="13452DEC">
        <w:rPr>
          <w:rFonts w:ascii="Times New Roman" w:hAnsi="Times New Roman" w:cs="Times New Roman"/>
        </w:rPr>
        <w:t>the jokes</w:t>
      </w:r>
      <w:r w:rsidRPr="16714E03" w:rsidR="13452DEC">
        <w:rPr>
          <w:rFonts w:ascii="Times New Roman" w:hAnsi="Times New Roman" w:cs="Times New Roman"/>
        </w:rPr>
        <w:t>, and the individuals must spend more time listening to them. Interviews are also both time and resource intensive, requiring a person to conduct the interview, and</w:t>
      </w:r>
      <w:r w:rsidRPr="16714E03" w:rsidR="4B44B40B">
        <w:rPr>
          <w:rFonts w:ascii="Times New Roman" w:hAnsi="Times New Roman" w:cs="Times New Roman"/>
        </w:rPr>
        <w:t xml:space="preserve"> often taking up more time than a survey </w:t>
      </w:r>
      <w:commentRangeStart w:id="22"/>
      <w:r w:rsidRPr="16714E03" w:rsidR="4B44B40B">
        <w:rPr>
          <w:rFonts w:ascii="Times New Roman" w:hAnsi="Times New Roman" w:cs="Times New Roman"/>
        </w:rPr>
        <w:t>would</w:t>
      </w:r>
      <w:commentRangeEnd w:id="22"/>
      <w:r>
        <w:rPr>
          <w:rStyle w:val="CommentReference"/>
        </w:rPr>
        <w:commentReference w:id="22"/>
      </w:r>
      <w:r w:rsidRPr="16714E03" w:rsidR="4B44B40B">
        <w:rPr>
          <w:rFonts w:ascii="Times New Roman" w:hAnsi="Times New Roman" w:cs="Times New Roman"/>
        </w:rPr>
        <w:t>.</w:t>
      </w:r>
      <w:r w:rsidRPr="16714E03" w:rsidR="1CB508C8">
        <w:rPr>
          <w:rFonts w:ascii="Times New Roman" w:hAnsi="Times New Roman" w:cs="Times New Roman"/>
        </w:rPr>
        <w:t xml:space="preserve"> </w:t>
      </w:r>
      <w:r w:rsidRPr="16714E03" w:rsidR="1CB508C8">
        <w:rPr>
          <w:rFonts w:ascii="Times New Roman" w:hAnsi="Times New Roman" w:eastAsia="Times New Roman" w:cs="Times New Roman"/>
          <w:b w:val="0"/>
          <w:bCs w:val="0"/>
          <w:i w:val="0"/>
          <w:iCs w:val="0"/>
          <w:noProof w:val="0"/>
          <w:sz w:val="24"/>
          <w:szCs w:val="24"/>
          <w:highlight w:val="darkCyan"/>
          <w:lang w:val="en-US"/>
        </w:rPr>
        <w:t>Some of these resources could be made up for by making the participants sit through both the interview and the jokes digitally. In this situation, no physical location is necessary for the interview, and the jokes would only have to be recorded once.</w:t>
      </w:r>
      <w:r w:rsidRPr="16714E03" w:rsidR="1CB508C8">
        <w:rPr>
          <w:rFonts w:ascii="Times New Roman" w:hAnsi="Times New Roman" w:eastAsia="Times New Roman" w:cs="Times New Roman"/>
          <w:b w:val="0"/>
          <w:bCs w:val="0"/>
          <w:i w:val="0"/>
          <w:iCs w:val="0"/>
          <w:noProof w:val="0"/>
          <w:sz w:val="24"/>
          <w:szCs w:val="24"/>
          <w:lang w:val="en-US"/>
        </w:rPr>
        <w:t xml:space="preserve"> </w:t>
      </w:r>
      <w:r w:rsidRPr="16714E03" w:rsidR="0BF1382E">
        <w:rPr>
          <w:rFonts w:ascii="Times New Roman" w:hAnsi="Times New Roman" w:eastAsia="Times New Roman" w:cs="Times New Roman"/>
          <w:b w:val="0"/>
          <w:bCs w:val="0"/>
          <w:i w:val="0"/>
          <w:iCs w:val="0"/>
          <w:noProof w:val="0"/>
          <w:sz w:val="24"/>
          <w:szCs w:val="24"/>
          <w:lang w:val="en-US"/>
        </w:rPr>
        <w:t>[</w:t>
      </w:r>
      <w:r w:rsidRPr="16714E03" w:rsidR="1CB508C8">
        <w:rPr>
          <w:rFonts w:ascii="Times New Roman" w:hAnsi="Times New Roman" w:eastAsia="Times New Roman" w:cs="Times New Roman"/>
          <w:b w:val="0"/>
          <w:bCs w:val="0"/>
          <w:i w:val="0"/>
          <w:iCs w:val="0"/>
          <w:noProof w:val="0"/>
          <w:sz w:val="24"/>
          <w:szCs w:val="24"/>
          <w:lang w:val="en-US"/>
        </w:rPr>
        <w:t>This part is new, to address the earlier text marked with cyan.</w:t>
      </w:r>
      <w:r w:rsidRPr="16714E03" w:rsidR="2CDE152B">
        <w:rPr>
          <w:rFonts w:ascii="Times New Roman" w:hAnsi="Times New Roman" w:eastAsia="Times New Roman" w:cs="Times New Roman"/>
          <w:b w:val="0"/>
          <w:bCs w:val="0"/>
          <w:i w:val="0"/>
          <w:iCs w:val="0"/>
          <w:noProof w:val="0"/>
          <w:sz w:val="24"/>
          <w:szCs w:val="24"/>
          <w:lang w:val="en-US"/>
        </w:rPr>
        <w:t>]</w:t>
      </w:r>
    </w:p>
    <w:p w:rsidRPr="0017068E" w:rsidR="00AE5513" w:rsidRDefault="009B0B8E" w14:paraId="4BF13072" w14:textId="5CA0A7F3">
      <w:pPr>
        <w:rPr>
          <w:rFonts w:ascii="Times New Roman" w:hAnsi="Times New Roman" w:cs="Times New Roman"/>
        </w:rPr>
      </w:pPr>
    </w:p>
    <w:sectPr w:rsidRPr="0017068E" w:rsidR="00AE5513" w:rsidSect="00831A69">
      <w:pgSz w:w="11900" w:h="16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B" w:author="Margareta Berg" w:date="2025-11-10T19:58:00Z" w:id="0">
    <w:p w:rsidR="00C46492" w:rsidP="00C46492" w:rsidRDefault="00C46492" w14:paraId="7D5EB037" w14:textId="77777777">
      <w:r>
        <w:rPr>
          <w:rStyle w:val="Merknadsreferanse"/>
        </w:rPr>
        <w:annotationRef/>
      </w:r>
      <w:r>
        <w:rPr>
          <w:sz w:val="20"/>
          <w:szCs w:val="20"/>
        </w:rPr>
        <w:t>1) 3/4</w:t>
      </w:r>
    </w:p>
    <w:p w:rsidR="00C46492" w:rsidP="00C46492" w:rsidRDefault="00C46492" w14:paraId="349B2E7C" w14:textId="77777777">
      <w:r>
        <w:rPr>
          <w:sz w:val="20"/>
          <w:szCs w:val="20"/>
        </w:rPr>
        <w:t>2) 4/6</w:t>
      </w:r>
    </w:p>
    <w:p w:rsidR="00C46492" w:rsidP="00C46492" w:rsidRDefault="00C46492" w14:paraId="4053124E" w14:textId="77777777"/>
    <w:p w:rsidR="00C46492" w:rsidP="00C46492" w:rsidRDefault="00C46492" w14:paraId="4DF20A35" w14:textId="77777777">
      <w:r>
        <w:rPr>
          <w:sz w:val="20"/>
          <w:szCs w:val="20"/>
        </w:rPr>
        <w:t>7/10</w:t>
      </w:r>
    </w:p>
    <w:p w:rsidR="00C46492" w:rsidP="00C46492" w:rsidRDefault="00C46492" w14:paraId="597E8538" w14:textId="77777777"/>
    <w:p w:rsidR="00C46492" w:rsidP="00C46492" w:rsidRDefault="00C46492" w14:paraId="3B462CE6" w14:textId="77777777">
      <w:r>
        <w:rPr>
          <w:sz w:val="20"/>
          <w:szCs w:val="20"/>
        </w:rPr>
        <w:t>The submission needs some improvement. Passing requires 75% or more. </w:t>
      </w:r>
    </w:p>
  </w:comment>
  <w:comment w:initials="MJFB" w:author="Margareta Josefine Francesca Berg" w:date="2025-11-10T19:12:00Z" w:id="1">
    <w:p w:rsidR="00DA679B" w:rsidP="00DA679B" w:rsidRDefault="00DA679B" w14:paraId="73121438" w14:textId="021C1D84">
      <w:r>
        <w:rPr>
          <w:rStyle w:val="Merknadsreferanse"/>
        </w:rPr>
        <w:annotationRef/>
      </w:r>
      <w:r>
        <w:rPr>
          <w:sz w:val="20"/>
          <w:szCs w:val="20"/>
        </w:rPr>
        <w:t>Very interesting!</w:t>
      </w:r>
    </w:p>
  </w:comment>
  <w:comment w:initials="MJFB" w:author="Margareta Josefine Francesca Berg" w:date="2025-11-10T19:12:00Z" w:id="2">
    <w:p w:rsidR="00DA679B" w:rsidP="00DA679B" w:rsidRDefault="00DA679B" w14:paraId="2EADE94E" w14:textId="77777777">
      <w:r>
        <w:rPr>
          <w:rStyle w:val="Merknadsreferanse"/>
        </w:rPr>
        <w:annotationRef/>
      </w:r>
      <w:r>
        <w:rPr>
          <w:sz w:val="20"/>
          <w:szCs w:val="20"/>
        </w:rPr>
        <w:t>Good reflection.</w:t>
      </w:r>
    </w:p>
  </w:comment>
  <w:comment w:initials="MJFB" w:author="Margareta Josefine Francesca Berg" w:date="2025-11-10T19:15:00Z" w:id="3">
    <w:p w:rsidR="00DA679B" w:rsidP="00DA679B" w:rsidRDefault="00DA679B" w14:paraId="48E21858" w14:textId="77777777">
      <w:r>
        <w:rPr>
          <w:rStyle w:val="Merknadsreferanse"/>
        </w:rPr>
        <w:annotationRef/>
      </w:r>
      <w:r>
        <w:rPr>
          <w:sz w:val="20"/>
          <w:szCs w:val="20"/>
        </w:rPr>
        <w:t>This is also very interesting, and you have a good discussion for why you ended up with the formulation of the question. I am interested to hear why you chose the economical aspect, and why that might be interesting to investigate.</w:t>
      </w:r>
    </w:p>
  </w:comment>
  <w:comment w:initials="MJFB" w:author="Margareta Josefine Francesca Berg" w:date="2025-11-10T19:17:00Z" w:id="4">
    <w:p w:rsidR="00DA679B" w:rsidP="00DA679B" w:rsidRDefault="00DA679B" w14:paraId="0C92E482" w14:textId="77777777">
      <w:r>
        <w:rPr>
          <w:rStyle w:val="Merknadsreferanse"/>
        </w:rPr>
        <w:annotationRef/>
      </w:r>
      <w:r>
        <w:rPr>
          <w:sz w:val="20"/>
          <w:szCs w:val="20"/>
        </w:rPr>
        <w:t>This is a very interesting hypothesis!</w:t>
      </w:r>
    </w:p>
    <w:p w:rsidR="00DA679B" w:rsidP="00DA679B" w:rsidRDefault="00DA679B" w14:paraId="7E24B186" w14:textId="77777777">
      <w:r>
        <w:rPr>
          <w:sz w:val="20"/>
          <w:szCs w:val="20"/>
        </w:rPr>
        <w:t>(As a side note, this would probably be divided into two hypotheses, but for this task, I think it is useful to have it as one.)</w:t>
      </w:r>
    </w:p>
  </w:comment>
  <w:comment w:initials="MJFB" w:author="Margareta Josefine Francesca Berg" w:date="2025-11-10T19:26:00Z" w:id="5">
    <w:p w:rsidR="00905499" w:rsidP="00905499" w:rsidRDefault="00905499" w14:paraId="4BCC0AE2" w14:textId="77777777">
      <w:r>
        <w:rPr>
          <w:rStyle w:val="Merknadsreferanse"/>
        </w:rPr>
        <w:annotationRef/>
      </w:r>
      <w:r>
        <w:rPr>
          <w:sz w:val="20"/>
          <w:szCs w:val="20"/>
        </w:rPr>
        <w:t xml:space="preserve">I think you have a good understanding of what your hypothesis would predict. </w:t>
      </w:r>
    </w:p>
    <w:p w:rsidR="00905499" w:rsidP="00905499" w:rsidRDefault="00905499" w14:paraId="43E1C882" w14:textId="77777777">
      <w:r>
        <w:rPr>
          <w:sz w:val="20"/>
          <w:szCs w:val="20"/>
        </w:rPr>
        <w:t>At the same time, it is a bit repetative of the hypothesis itself. Could you, for instance, say that the hypothesis predicts that people have a good understanding of their own humor preferences?</w:t>
      </w:r>
    </w:p>
  </w:comment>
  <w:comment w:initials="MJFB" w:author="Margareta Josefine Francesca Berg" w:date="2025-11-10T19:17:00Z" w:id="6">
    <w:p w:rsidR="00DA679B" w:rsidP="00DA679B" w:rsidRDefault="00DA679B" w14:paraId="1221345C" w14:textId="05934201">
      <w:r>
        <w:rPr>
          <w:rStyle w:val="Merknadsreferanse"/>
        </w:rPr>
        <w:annotationRef/>
      </w:r>
      <w:r>
        <w:rPr>
          <w:sz w:val="20"/>
          <w:szCs w:val="20"/>
        </w:rPr>
        <w:t>Very good!</w:t>
      </w:r>
    </w:p>
  </w:comment>
  <w:comment w:initials="MJFB" w:author="Margareta Josefine Francesca Berg" w:date="2025-11-10T19:26:00Z" w:id="9">
    <w:p w:rsidR="00905499" w:rsidP="00905499" w:rsidRDefault="00905499" w14:paraId="316AF92C" w14:textId="77777777">
      <w:r>
        <w:rPr>
          <w:rStyle w:val="Merknadsreferanse"/>
        </w:rPr>
        <w:annotationRef/>
      </w:r>
      <w:r>
        <w:rPr>
          <w:sz w:val="20"/>
          <w:szCs w:val="20"/>
        </w:rPr>
        <w:t>A good hypothesis</w:t>
      </w:r>
    </w:p>
  </w:comment>
  <w:comment w:initials="MJFB" w:author="Margareta Josefine Francesca Berg" w:date="2025-11-10T19:27:00Z" w:id="10">
    <w:p w:rsidR="00905499" w:rsidP="00905499" w:rsidRDefault="00905499" w14:paraId="485C52D8" w14:textId="77777777">
      <w:r>
        <w:rPr>
          <w:rStyle w:val="Merknadsreferanse"/>
        </w:rPr>
        <w:annotationRef/>
      </w:r>
      <w:r>
        <w:rPr>
          <w:sz w:val="20"/>
          <w:szCs w:val="20"/>
        </w:rPr>
        <w:t>Great that you have an example here</w:t>
      </w:r>
    </w:p>
  </w:comment>
  <w:comment w:initials="MJFB" w:author="Margareta Josefine Francesca Berg" w:date="2025-11-10T19:27:00Z" w:id="11">
    <w:p w:rsidR="00905499" w:rsidP="00905499" w:rsidRDefault="00905499" w14:paraId="39DF59C7" w14:textId="77777777">
      <w:r>
        <w:rPr>
          <w:rStyle w:val="Merknadsreferanse"/>
        </w:rPr>
        <w:annotationRef/>
      </w:r>
      <w:r>
        <w:rPr>
          <w:sz w:val="20"/>
          <w:szCs w:val="20"/>
        </w:rPr>
        <w:t>Very good!</w:t>
      </w:r>
    </w:p>
  </w:comment>
  <w:comment w:initials="MJFB" w:author="Margareta Josefine Francesca Berg" w:date="2025-11-10T19:30:00Z" w:id="12">
    <w:p w:rsidR="00905499" w:rsidP="00905499" w:rsidRDefault="00905499" w14:paraId="3F2D53F2" w14:textId="77777777">
      <w:r>
        <w:rPr>
          <w:rStyle w:val="Merknadsreferanse"/>
        </w:rPr>
        <w:annotationRef/>
      </w:r>
      <w:r>
        <w:rPr>
          <w:sz w:val="20"/>
          <w:szCs w:val="20"/>
        </w:rPr>
        <w:t>Perhaps you could use the word "participants"</w:t>
      </w:r>
    </w:p>
  </w:comment>
  <w:comment w:initials="MJFB" w:author="Margareta Josefine Francesca Berg" w:date="2025-11-10T19:31:00Z" w:id="13">
    <w:p w:rsidR="00905499" w:rsidP="00905499" w:rsidRDefault="00905499" w14:paraId="3ECCA8A0" w14:textId="77777777">
      <w:r>
        <w:rPr>
          <w:rStyle w:val="Merknadsreferanse"/>
        </w:rPr>
        <w:annotationRef/>
      </w:r>
      <w:r>
        <w:rPr>
          <w:sz w:val="20"/>
          <w:szCs w:val="20"/>
        </w:rPr>
        <w:t>This is a good suggestion for a method, and it is very smart to have differently structured jokes.</w:t>
      </w:r>
    </w:p>
  </w:comment>
  <w:comment w:initials="MJFB" w:author="Margareta Josefine Francesca Berg" w:date="2025-11-10T19:37:00Z" w:id="14">
    <w:p w:rsidR="009137D4" w:rsidP="009137D4" w:rsidRDefault="009137D4" w14:paraId="498A28C0" w14:textId="77777777">
      <w:r>
        <w:rPr>
          <w:rStyle w:val="Merknadsreferanse"/>
        </w:rPr>
        <w:annotationRef/>
      </w:r>
      <w:r>
        <w:rPr>
          <w:sz w:val="20"/>
          <w:szCs w:val="20"/>
        </w:rPr>
        <w:t>Could it perhaps also be difficult to create jokes that highlights the different components of a joke?</w:t>
      </w:r>
    </w:p>
  </w:comment>
  <w:comment w:initials="MJFB" w:author="Margareta Josefine Francesca Berg" w:date="2025-11-10T19:34:00Z" w:id="15">
    <w:p w:rsidR="009137D4" w:rsidP="009137D4" w:rsidRDefault="009137D4" w14:paraId="7A271A8A" w14:textId="7DD21053">
      <w:r>
        <w:rPr>
          <w:rStyle w:val="Merknadsreferanse"/>
        </w:rPr>
        <w:annotationRef/>
      </w:r>
      <w:r>
        <w:rPr>
          <w:sz w:val="20"/>
          <w:szCs w:val="20"/>
        </w:rPr>
        <w:t>Great!</w:t>
      </w:r>
    </w:p>
    <w:p w:rsidR="009137D4" w:rsidP="009137D4" w:rsidRDefault="009137D4" w14:paraId="00CECE30" w14:textId="77777777">
      <w:r>
        <w:rPr>
          <w:sz w:val="20"/>
          <w:szCs w:val="20"/>
        </w:rPr>
        <w:t>That is always an issue with self-reporting, but it is also the goal to uncover this.</w:t>
      </w:r>
    </w:p>
  </w:comment>
  <w:comment w:initials="MJFB" w:author="Margareta Josefine Francesca Berg" w:date="2025-11-10T19:35:00Z" w:id="16">
    <w:p w:rsidR="009137D4" w:rsidP="009137D4" w:rsidRDefault="009137D4" w14:paraId="29A177BD" w14:textId="77777777">
      <w:r>
        <w:rPr>
          <w:rStyle w:val="Merknadsreferanse"/>
        </w:rPr>
        <w:annotationRef/>
      </w:r>
      <w:r>
        <w:rPr>
          <w:sz w:val="20"/>
          <w:szCs w:val="20"/>
        </w:rPr>
        <w:t xml:space="preserve">That is true. </w:t>
      </w:r>
    </w:p>
    <w:p w:rsidR="009137D4" w:rsidP="009137D4" w:rsidRDefault="009137D4" w14:paraId="2A8D210A" w14:textId="77777777">
      <w:r>
        <w:rPr>
          <w:sz w:val="20"/>
          <w:szCs w:val="20"/>
        </w:rPr>
        <w:t>It might require different methods, becuase the target is quite different. The first part of this hypothesis is about own preferences, where the other might be less personal and centered around humor theory or understanding.</w:t>
      </w:r>
    </w:p>
  </w:comment>
  <w:comment w:initials="MJFB" w:author="Margareta Josefine Francesca Berg" w:date="2025-11-10T19:43:00Z" w:id="17">
    <w:p w:rsidR="00D94721" w:rsidP="00D94721" w:rsidRDefault="00D94721" w14:paraId="0A725D0D" w14:textId="77777777">
      <w:r>
        <w:rPr>
          <w:rStyle w:val="Merknadsreferanse"/>
        </w:rPr>
        <w:annotationRef/>
      </w:r>
      <w:r>
        <w:rPr>
          <w:sz w:val="20"/>
          <w:szCs w:val="20"/>
        </w:rPr>
        <w:t>Is there a reason for why you think it is beneficial to gather this information at the beginning of the session?</w:t>
      </w:r>
    </w:p>
  </w:comment>
  <w:comment w:initials="MJFB" w:author="Margareta Josefine Francesca Berg" w:date="2025-11-10T19:45:00Z" w:id="18">
    <w:p w:rsidR="00D94721" w:rsidP="00D94721" w:rsidRDefault="00D94721" w14:paraId="5FF34B45" w14:textId="77777777">
      <w:r>
        <w:rPr>
          <w:rStyle w:val="Merknadsreferanse"/>
        </w:rPr>
        <w:annotationRef/>
      </w:r>
      <w:r>
        <w:rPr>
          <w:sz w:val="20"/>
          <w:szCs w:val="20"/>
        </w:rPr>
        <w:t>Will this be in a live setting, digitally, or in person looking at or listening to a recording, and alone or with other people in the room? I think at least som e of these questions would be good to address.</w:t>
      </w:r>
    </w:p>
  </w:comment>
  <w:comment w:initials="MJFB" w:author="Margareta Josefine Francesca Berg" w:date="2025-11-10T19:57:00Z" w:id="19">
    <w:p w:rsidR="00C46492" w:rsidP="00C46492" w:rsidRDefault="00C46492" w14:paraId="06FDF5A7" w14:textId="77777777">
      <w:r>
        <w:rPr>
          <w:rStyle w:val="Merknadsreferanse"/>
        </w:rPr>
        <w:annotationRef/>
      </w:r>
      <w:r>
        <w:rPr>
          <w:sz w:val="20"/>
          <w:szCs w:val="20"/>
        </w:rPr>
        <w:t xml:space="preserve">This is a very good point. It could possibly be difficult to target this. There can be many biases that effect the results from this study, and how the participants are presented the jokes is important for the interpretation of the results. Perhaps you could elaborate more on the procedure of this method. </w:t>
      </w:r>
    </w:p>
  </w:comment>
  <w:comment w:initials="MJFB" w:author="Margareta Josefine Francesca Berg" w:date="2025-11-10T19:46:00Z" w:id="20">
    <w:p w:rsidR="00D94721" w:rsidP="00D94721" w:rsidRDefault="00D94721" w14:paraId="150AD211" w14:textId="5EBD87E9">
      <w:r>
        <w:rPr>
          <w:rStyle w:val="Merknadsreferanse"/>
        </w:rPr>
        <w:annotationRef/>
      </w:r>
      <w:r>
        <w:rPr>
          <w:sz w:val="20"/>
          <w:szCs w:val="20"/>
        </w:rPr>
        <w:t>I think a qualitative approach is well suited for this question.</w:t>
      </w:r>
    </w:p>
  </w:comment>
  <w:comment w:initials="MJFB" w:author="Margareta Josefine Francesca Berg" w:date="2025-11-10T19:49:00Z" w:id="21">
    <w:p w:rsidR="00D94721" w:rsidP="00D94721" w:rsidRDefault="00D94721" w14:paraId="732B09B7" w14:textId="77777777">
      <w:r>
        <w:rPr>
          <w:rStyle w:val="Merknadsreferanse"/>
        </w:rPr>
        <w:annotationRef/>
      </w:r>
      <w:r>
        <w:rPr>
          <w:sz w:val="20"/>
          <w:szCs w:val="20"/>
        </w:rPr>
        <w:t xml:space="preserve">Yes, but technically it can also be quantitative, if you have enough participants. It can be collected as yes/no answers, which easily can be quantifiable. </w:t>
      </w:r>
    </w:p>
    <w:p w:rsidR="00D94721" w:rsidP="00D94721" w:rsidRDefault="00D94721" w14:paraId="0B543557" w14:textId="77777777">
      <w:r>
        <w:rPr>
          <w:sz w:val="20"/>
          <w:szCs w:val="20"/>
        </w:rPr>
        <w:t>The why/why not information might be the most "qualitatively valuable".</w:t>
      </w:r>
    </w:p>
  </w:comment>
  <w:comment w:initials="MJFB" w:author="Margareta Josefine Francesca Berg" w:date="2025-11-10T19:51:00Z" w:id="22">
    <w:p w:rsidR="00D94721" w:rsidP="00D94721" w:rsidRDefault="00D94721" w14:paraId="1941658D" w14:textId="77777777">
      <w:r>
        <w:rPr>
          <w:rStyle w:val="Merknadsreferanse"/>
        </w:rPr>
        <w:annotationRef/>
      </w:r>
      <w:r>
        <w:rPr>
          <w:sz w:val="20"/>
          <w:szCs w:val="20"/>
        </w:rPr>
        <w:t>Good!</w:t>
      </w:r>
    </w:p>
  </w:comment>
</w:comments>
</file>

<file path=word/commentsExtended.xml><?xml version="1.0" encoding="utf-8"?>
<w15:commentsEx xmlns:mc="http://schemas.openxmlformats.org/markup-compatibility/2006" xmlns:w15="http://schemas.microsoft.com/office/word/2012/wordml" mc:Ignorable="w15">
  <w15:commentEx w15:done="0" w15:paraId="3B462CE6"/>
  <w15:commentEx w15:done="0" w15:paraId="73121438"/>
  <w15:commentEx w15:done="0" w15:paraId="2EADE94E"/>
  <w15:commentEx w15:done="0" w15:paraId="48E21858"/>
  <w15:commentEx w15:done="0" w15:paraId="7E24B186"/>
  <w15:commentEx w15:done="0" w15:paraId="43E1C882"/>
  <w15:commentEx w15:done="0" w15:paraId="1221345C"/>
  <w15:commentEx w15:done="0" w15:paraId="316AF92C"/>
  <w15:commentEx w15:done="0" w15:paraId="485C52D8"/>
  <w15:commentEx w15:done="0" w15:paraId="39DF59C7"/>
  <w15:commentEx w15:done="0" w15:paraId="3F2D53F2"/>
  <w15:commentEx w15:done="0" w15:paraId="3ECCA8A0"/>
  <w15:commentEx w15:done="0" w15:paraId="498A28C0"/>
  <w15:commentEx w15:done="0" w15:paraId="00CECE30"/>
  <w15:commentEx w15:done="0" w15:paraId="2A8D210A"/>
  <w15:commentEx w15:done="0" w15:paraId="0A725D0D"/>
  <w15:commentEx w15:done="0" w15:paraId="5FF34B45"/>
  <w15:commentEx w15:done="0" w15:paraId="06FDF5A7"/>
  <w15:commentEx w15:done="0" w15:paraId="150AD211"/>
  <w15:commentEx w15:done="0" w15:paraId="0B543557"/>
  <w15:commentEx w15:done="0" w15:paraId="1941658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F82D8B3" w16cex:dateUtc="2025-11-10T18:58:00Z"/>
  <w16cex:commentExtensible w16cex:durableId="4EB6E770" w16cex:dateUtc="2025-11-10T18:12:00Z"/>
  <w16cex:commentExtensible w16cex:durableId="4F75A403" w16cex:dateUtc="2025-11-10T18:12:00Z"/>
  <w16cex:commentExtensible w16cex:durableId="6B847DD5" w16cex:dateUtc="2025-11-10T18:15:00Z"/>
  <w16cex:commentExtensible w16cex:durableId="3959B7B3" w16cex:dateUtc="2025-11-10T18:17:00Z"/>
  <w16cex:commentExtensible w16cex:durableId="33A48D5E" w16cex:dateUtc="2025-11-10T18:26:00Z"/>
  <w16cex:commentExtensible w16cex:durableId="1A7A8625" w16cex:dateUtc="2025-11-10T18:17:00Z"/>
  <w16cex:commentExtensible w16cex:durableId="6BF89EEE" w16cex:dateUtc="2025-11-10T18:26:00Z"/>
  <w16cex:commentExtensible w16cex:durableId="71E83074" w16cex:dateUtc="2025-11-10T18:27:00Z"/>
  <w16cex:commentExtensible w16cex:durableId="68BE1C64" w16cex:dateUtc="2025-11-10T18:27:00Z"/>
  <w16cex:commentExtensible w16cex:durableId="56A2D160" w16cex:dateUtc="2025-11-10T18:30:00Z"/>
  <w16cex:commentExtensible w16cex:durableId="2754BC35" w16cex:dateUtc="2025-11-10T18:31:00Z"/>
  <w16cex:commentExtensible w16cex:durableId="09F9DA9C" w16cex:dateUtc="2025-11-10T18:37:00Z"/>
  <w16cex:commentExtensible w16cex:durableId="07685CBA" w16cex:dateUtc="2025-11-10T18:34:00Z"/>
  <w16cex:commentExtensible w16cex:durableId="369695C1" w16cex:dateUtc="2025-11-10T18:35:00Z"/>
  <w16cex:commentExtensible w16cex:durableId="196F3DE0" w16cex:dateUtc="2025-11-10T18:43:00Z"/>
  <w16cex:commentExtensible w16cex:durableId="4215234E" w16cex:dateUtc="2025-11-10T18:45:00Z"/>
  <w16cex:commentExtensible w16cex:durableId="03346955" w16cex:dateUtc="2025-11-10T18:57:00Z"/>
  <w16cex:commentExtensible w16cex:durableId="05173D90" w16cex:dateUtc="2025-11-10T18:46:00Z"/>
  <w16cex:commentExtensible w16cex:durableId="7DB9EC7B" w16cex:dateUtc="2025-11-10T18:49:00Z"/>
  <w16cex:commentExtensible w16cex:durableId="28BDEA8C" w16cex:dateUtc="2025-11-10T18:51:00Z"/>
</w16cex:commentsExtensible>
</file>

<file path=word/commentsIds.xml><?xml version="1.0" encoding="utf-8"?>
<w16cid:commentsIds xmlns:mc="http://schemas.openxmlformats.org/markup-compatibility/2006" xmlns:w16cid="http://schemas.microsoft.com/office/word/2016/wordml/cid" mc:Ignorable="w16cid">
  <w16cid:commentId w16cid:paraId="3B462CE6" w16cid:durableId="7F82D8B3"/>
  <w16cid:commentId w16cid:paraId="73121438" w16cid:durableId="4EB6E770"/>
  <w16cid:commentId w16cid:paraId="2EADE94E" w16cid:durableId="4F75A403"/>
  <w16cid:commentId w16cid:paraId="48E21858" w16cid:durableId="6B847DD5"/>
  <w16cid:commentId w16cid:paraId="7E24B186" w16cid:durableId="3959B7B3"/>
  <w16cid:commentId w16cid:paraId="43E1C882" w16cid:durableId="33A48D5E"/>
  <w16cid:commentId w16cid:paraId="1221345C" w16cid:durableId="1A7A8625"/>
  <w16cid:commentId w16cid:paraId="316AF92C" w16cid:durableId="6BF89EEE"/>
  <w16cid:commentId w16cid:paraId="485C52D8" w16cid:durableId="71E83074"/>
  <w16cid:commentId w16cid:paraId="39DF59C7" w16cid:durableId="68BE1C64"/>
  <w16cid:commentId w16cid:paraId="3F2D53F2" w16cid:durableId="56A2D160"/>
  <w16cid:commentId w16cid:paraId="3ECCA8A0" w16cid:durableId="2754BC35"/>
  <w16cid:commentId w16cid:paraId="498A28C0" w16cid:durableId="09F9DA9C"/>
  <w16cid:commentId w16cid:paraId="00CECE30" w16cid:durableId="07685CBA"/>
  <w16cid:commentId w16cid:paraId="2A8D210A" w16cid:durableId="369695C1"/>
  <w16cid:commentId w16cid:paraId="0A725D0D" w16cid:durableId="196F3DE0"/>
  <w16cid:commentId w16cid:paraId="5FF34B45" w16cid:durableId="4215234E"/>
  <w16cid:commentId w16cid:paraId="06FDF5A7" w16cid:durableId="03346955"/>
  <w16cid:commentId w16cid:paraId="150AD211" w16cid:durableId="05173D90"/>
  <w16cid:commentId w16cid:paraId="0B543557" w16cid:durableId="7DB9EC7B"/>
  <w16cid:commentId w16cid:paraId="1941658D" w16cid:durableId="28BDEA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intelligence2.xml><?xml version="1.0" encoding="utf-8"?>
<int2:intelligence xmlns:int2="http://schemas.microsoft.com/office/intelligence/2020/intelligence">
  <int2:observations>
    <int2:bookmark int2:bookmarkName="_Int_P2mDWMFZ" int2:invalidationBookmarkName="" int2:hashCode="BjR+sH8JOMUbQE" int2:id="gbyxTju8">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A4388"/>
    <w:multiLevelType w:val="multilevel"/>
    <w:tmpl w:val="8ED613CE"/>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5568397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gareta Berg">
    <w15:presenceInfo w15:providerId="AD" w15:userId="S::mjberg@uio.no::65e44493-46c0-4852-97bd-abe68503e8be"/>
  </w15:person>
  <w15:person w15:author="Margareta Josefine Francesca Berg">
    <w15:presenceInfo w15:providerId="AD" w15:userId="S::mjberg@uio.no::65e44493-46c0-4852-97bd-abe68503e8b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1"/>
  <w:trackRevisions w:val="false"/>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A69"/>
    <w:rsid w:val="00005F51"/>
    <w:rsid w:val="00024DD0"/>
    <w:rsid w:val="00027FB5"/>
    <w:rsid w:val="00035A4D"/>
    <w:rsid w:val="00060BCD"/>
    <w:rsid w:val="00071921"/>
    <w:rsid w:val="00073CD4"/>
    <w:rsid w:val="00093963"/>
    <w:rsid w:val="000B6481"/>
    <w:rsid w:val="000D1CE2"/>
    <w:rsid w:val="000D46A7"/>
    <w:rsid w:val="000E2133"/>
    <w:rsid w:val="000F0BD3"/>
    <w:rsid w:val="000F4889"/>
    <w:rsid w:val="0011659E"/>
    <w:rsid w:val="00134909"/>
    <w:rsid w:val="00141365"/>
    <w:rsid w:val="00141BD7"/>
    <w:rsid w:val="00152CF3"/>
    <w:rsid w:val="00153624"/>
    <w:rsid w:val="00155227"/>
    <w:rsid w:val="0016312F"/>
    <w:rsid w:val="0017068E"/>
    <w:rsid w:val="00172D3E"/>
    <w:rsid w:val="001908AB"/>
    <w:rsid w:val="001942BC"/>
    <w:rsid w:val="00196D62"/>
    <w:rsid w:val="001A55CB"/>
    <w:rsid w:val="001A79E3"/>
    <w:rsid w:val="001B393B"/>
    <w:rsid w:val="001D3D93"/>
    <w:rsid w:val="0020617B"/>
    <w:rsid w:val="00215C7E"/>
    <w:rsid w:val="00222D8B"/>
    <w:rsid w:val="002256A9"/>
    <w:rsid w:val="002311CF"/>
    <w:rsid w:val="00257D09"/>
    <w:rsid w:val="002609F4"/>
    <w:rsid w:val="00271B59"/>
    <w:rsid w:val="0028451B"/>
    <w:rsid w:val="00286FF8"/>
    <w:rsid w:val="002A1E46"/>
    <w:rsid w:val="002C1B79"/>
    <w:rsid w:val="002C1F23"/>
    <w:rsid w:val="002C2DE6"/>
    <w:rsid w:val="002F4770"/>
    <w:rsid w:val="003039A7"/>
    <w:rsid w:val="00340438"/>
    <w:rsid w:val="00344046"/>
    <w:rsid w:val="00345C92"/>
    <w:rsid w:val="003478C0"/>
    <w:rsid w:val="0037234A"/>
    <w:rsid w:val="00376563"/>
    <w:rsid w:val="0039277E"/>
    <w:rsid w:val="003C163D"/>
    <w:rsid w:val="003D0BE6"/>
    <w:rsid w:val="003D1468"/>
    <w:rsid w:val="003D230F"/>
    <w:rsid w:val="003E3A8A"/>
    <w:rsid w:val="003E4E51"/>
    <w:rsid w:val="003E7E3B"/>
    <w:rsid w:val="004007C3"/>
    <w:rsid w:val="00400C73"/>
    <w:rsid w:val="00434DA0"/>
    <w:rsid w:val="00451A29"/>
    <w:rsid w:val="004564FC"/>
    <w:rsid w:val="00460AD9"/>
    <w:rsid w:val="00461CAE"/>
    <w:rsid w:val="00463557"/>
    <w:rsid w:val="00465378"/>
    <w:rsid w:val="004767D4"/>
    <w:rsid w:val="0049659F"/>
    <w:rsid w:val="0049710A"/>
    <w:rsid w:val="004A3031"/>
    <w:rsid w:val="004C7F14"/>
    <w:rsid w:val="004D4282"/>
    <w:rsid w:val="004E1BF8"/>
    <w:rsid w:val="004E4C7A"/>
    <w:rsid w:val="00502B1D"/>
    <w:rsid w:val="00522F3B"/>
    <w:rsid w:val="00525DC6"/>
    <w:rsid w:val="00530C50"/>
    <w:rsid w:val="00535952"/>
    <w:rsid w:val="00536671"/>
    <w:rsid w:val="00540443"/>
    <w:rsid w:val="00541202"/>
    <w:rsid w:val="00551A57"/>
    <w:rsid w:val="005746A7"/>
    <w:rsid w:val="005B2BCB"/>
    <w:rsid w:val="005B4D4B"/>
    <w:rsid w:val="005C5032"/>
    <w:rsid w:val="005D1FEB"/>
    <w:rsid w:val="005F1236"/>
    <w:rsid w:val="00602D47"/>
    <w:rsid w:val="0060784A"/>
    <w:rsid w:val="00607CA8"/>
    <w:rsid w:val="006213EE"/>
    <w:rsid w:val="00630654"/>
    <w:rsid w:val="00640F18"/>
    <w:rsid w:val="006475B2"/>
    <w:rsid w:val="00677B4C"/>
    <w:rsid w:val="00682EF7"/>
    <w:rsid w:val="00685F95"/>
    <w:rsid w:val="0069604F"/>
    <w:rsid w:val="00697C80"/>
    <w:rsid w:val="006B16D1"/>
    <w:rsid w:val="006C15A1"/>
    <w:rsid w:val="006C3951"/>
    <w:rsid w:val="006C539D"/>
    <w:rsid w:val="006C679D"/>
    <w:rsid w:val="006E015C"/>
    <w:rsid w:val="006E186A"/>
    <w:rsid w:val="006E4BEE"/>
    <w:rsid w:val="006F65E5"/>
    <w:rsid w:val="007000F6"/>
    <w:rsid w:val="007034E7"/>
    <w:rsid w:val="00704DE4"/>
    <w:rsid w:val="00711DE2"/>
    <w:rsid w:val="00717A6E"/>
    <w:rsid w:val="00745D70"/>
    <w:rsid w:val="00760755"/>
    <w:rsid w:val="00764B9E"/>
    <w:rsid w:val="00766E45"/>
    <w:rsid w:val="00774A72"/>
    <w:rsid w:val="007A4087"/>
    <w:rsid w:val="007A6E4B"/>
    <w:rsid w:val="007B02AE"/>
    <w:rsid w:val="007B4E5F"/>
    <w:rsid w:val="007B7889"/>
    <w:rsid w:val="007C1EC3"/>
    <w:rsid w:val="007D3EC5"/>
    <w:rsid w:val="00802185"/>
    <w:rsid w:val="00803624"/>
    <w:rsid w:val="00814FEB"/>
    <w:rsid w:val="00822AFE"/>
    <w:rsid w:val="00831A69"/>
    <w:rsid w:val="00837B06"/>
    <w:rsid w:val="00856FA3"/>
    <w:rsid w:val="008678BF"/>
    <w:rsid w:val="008769AF"/>
    <w:rsid w:val="00876A0A"/>
    <w:rsid w:val="008807A9"/>
    <w:rsid w:val="00887065"/>
    <w:rsid w:val="008A242F"/>
    <w:rsid w:val="008A271B"/>
    <w:rsid w:val="008C3C93"/>
    <w:rsid w:val="008D00AB"/>
    <w:rsid w:val="008D0273"/>
    <w:rsid w:val="008E7953"/>
    <w:rsid w:val="008F0BB8"/>
    <w:rsid w:val="008F1E14"/>
    <w:rsid w:val="008F46FF"/>
    <w:rsid w:val="00901330"/>
    <w:rsid w:val="00902C52"/>
    <w:rsid w:val="00902E19"/>
    <w:rsid w:val="00905499"/>
    <w:rsid w:val="009137D4"/>
    <w:rsid w:val="009162CA"/>
    <w:rsid w:val="00916806"/>
    <w:rsid w:val="00943B85"/>
    <w:rsid w:val="0095422E"/>
    <w:rsid w:val="00965C97"/>
    <w:rsid w:val="009660FD"/>
    <w:rsid w:val="009708A9"/>
    <w:rsid w:val="009719C0"/>
    <w:rsid w:val="00975B9C"/>
    <w:rsid w:val="00975DCF"/>
    <w:rsid w:val="00991A83"/>
    <w:rsid w:val="009A2C3E"/>
    <w:rsid w:val="009A56F9"/>
    <w:rsid w:val="009A5943"/>
    <w:rsid w:val="009B0B8E"/>
    <w:rsid w:val="009B7FAE"/>
    <w:rsid w:val="009D1605"/>
    <w:rsid w:val="009D65BC"/>
    <w:rsid w:val="009D69E2"/>
    <w:rsid w:val="009E21FA"/>
    <w:rsid w:val="009E677B"/>
    <w:rsid w:val="009F747D"/>
    <w:rsid w:val="00A039F1"/>
    <w:rsid w:val="00A04123"/>
    <w:rsid w:val="00A14980"/>
    <w:rsid w:val="00A15BA4"/>
    <w:rsid w:val="00A22B0C"/>
    <w:rsid w:val="00A270A2"/>
    <w:rsid w:val="00A327E8"/>
    <w:rsid w:val="00A62FDE"/>
    <w:rsid w:val="00A91C0D"/>
    <w:rsid w:val="00A95D3C"/>
    <w:rsid w:val="00AA39C7"/>
    <w:rsid w:val="00AA5D15"/>
    <w:rsid w:val="00AA731A"/>
    <w:rsid w:val="00AC245D"/>
    <w:rsid w:val="00AC5146"/>
    <w:rsid w:val="00AE5513"/>
    <w:rsid w:val="00B006AC"/>
    <w:rsid w:val="00B30AE3"/>
    <w:rsid w:val="00B36E41"/>
    <w:rsid w:val="00B430F1"/>
    <w:rsid w:val="00B606A3"/>
    <w:rsid w:val="00B865B7"/>
    <w:rsid w:val="00B8681E"/>
    <w:rsid w:val="00B938D5"/>
    <w:rsid w:val="00BA0EF7"/>
    <w:rsid w:val="00BA1EB7"/>
    <w:rsid w:val="00BB6D9F"/>
    <w:rsid w:val="00BC4659"/>
    <w:rsid w:val="00BC5375"/>
    <w:rsid w:val="00BE5697"/>
    <w:rsid w:val="00C03074"/>
    <w:rsid w:val="00C04290"/>
    <w:rsid w:val="00C17604"/>
    <w:rsid w:val="00C17ADE"/>
    <w:rsid w:val="00C216A6"/>
    <w:rsid w:val="00C24CB6"/>
    <w:rsid w:val="00C3264C"/>
    <w:rsid w:val="00C4285E"/>
    <w:rsid w:val="00C43733"/>
    <w:rsid w:val="00C46492"/>
    <w:rsid w:val="00C47F9F"/>
    <w:rsid w:val="00C609E3"/>
    <w:rsid w:val="00C65036"/>
    <w:rsid w:val="00C65733"/>
    <w:rsid w:val="00C839C6"/>
    <w:rsid w:val="00CA5803"/>
    <w:rsid w:val="00CB14AA"/>
    <w:rsid w:val="00CC7F00"/>
    <w:rsid w:val="00CD3753"/>
    <w:rsid w:val="00CF1B99"/>
    <w:rsid w:val="00CF78B0"/>
    <w:rsid w:val="00D07328"/>
    <w:rsid w:val="00D10728"/>
    <w:rsid w:val="00D17E54"/>
    <w:rsid w:val="00D220EC"/>
    <w:rsid w:val="00D3525A"/>
    <w:rsid w:val="00D63386"/>
    <w:rsid w:val="00D67034"/>
    <w:rsid w:val="00D75EA6"/>
    <w:rsid w:val="00D80473"/>
    <w:rsid w:val="00D94721"/>
    <w:rsid w:val="00D9520A"/>
    <w:rsid w:val="00D96A00"/>
    <w:rsid w:val="00DA0174"/>
    <w:rsid w:val="00DA679B"/>
    <w:rsid w:val="00DC1BFC"/>
    <w:rsid w:val="00DC6803"/>
    <w:rsid w:val="00DE1278"/>
    <w:rsid w:val="00DE37C1"/>
    <w:rsid w:val="00DE753C"/>
    <w:rsid w:val="00DF6414"/>
    <w:rsid w:val="00E1263F"/>
    <w:rsid w:val="00E20C22"/>
    <w:rsid w:val="00E24027"/>
    <w:rsid w:val="00E4074A"/>
    <w:rsid w:val="00E53794"/>
    <w:rsid w:val="00E60F6D"/>
    <w:rsid w:val="00E87C72"/>
    <w:rsid w:val="00EB0790"/>
    <w:rsid w:val="00EC04C0"/>
    <w:rsid w:val="00EC0612"/>
    <w:rsid w:val="00EE27B6"/>
    <w:rsid w:val="00EE45CF"/>
    <w:rsid w:val="00F16040"/>
    <w:rsid w:val="00F164C1"/>
    <w:rsid w:val="00F25382"/>
    <w:rsid w:val="00F457C2"/>
    <w:rsid w:val="00F46EB9"/>
    <w:rsid w:val="00F4765C"/>
    <w:rsid w:val="00F47B79"/>
    <w:rsid w:val="00F5246F"/>
    <w:rsid w:val="00F725B0"/>
    <w:rsid w:val="00F74312"/>
    <w:rsid w:val="00F87DCE"/>
    <w:rsid w:val="00FB4F67"/>
    <w:rsid w:val="00FB578E"/>
    <w:rsid w:val="00FC136E"/>
    <w:rsid w:val="00FE3489"/>
    <w:rsid w:val="00FE3639"/>
    <w:rsid w:val="026EE6DB"/>
    <w:rsid w:val="05407306"/>
    <w:rsid w:val="06C4089A"/>
    <w:rsid w:val="06EDBCE3"/>
    <w:rsid w:val="0AABE49F"/>
    <w:rsid w:val="0BF1382E"/>
    <w:rsid w:val="13452DEC"/>
    <w:rsid w:val="13CC4B80"/>
    <w:rsid w:val="1494C250"/>
    <w:rsid w:val="16714E03"/>
    <w:rsid w:val="172E1EEC"/>
    <w:rsid w:val="17B58C76"/>
    <w:rsid w:val="1B14BE8B"/>
    <w:rsid w:val="1CB508C8"/>
    <w:rsid w:val="1D682833"/>
    <w:rsid w:val="1DC11206"/>
    <w:rsid w:val="1DC628AF"/>
    <w:rsid w:val="1F781F51"/>
    <w:rsid w:val="210517FB"/>
    <w:rsid w:val="22707A7F"/>
    <w:rsid w:val="26A0BB7A"/>
    <w:rsid w:val="27C80368"/>
    <w:rsid w:val="27CAB209"/>
    <w:rsid w:val="2B37D0E2"/>
    <w:rsid w:val="2B705CAE"/>
    <w:rsid w:val="2BA7EAF8"/>
    <w:rsid w:val="2CDE152B"/>
    <w:rsid w:val="2E8C0AD5"/>
    <w:rsid w:val="2FF7EA39"/>
    <w:rsid w:val="30C690D7"/>
    <w:rsid w:val="30D39659"/>
    <w:rsid w:val="334D11F4"/>
    <w:rsid w:val="3363CFCD"/>
    <w:rsid w:val="34C61FC0"/>
    <w:rsid w:val="354359D6"/>
    <w:rsid w:val="37771941"/>
    <w:rsid w:val="37DD12EE"/>
    <w:rsid w:val="3C9B3867"/>
    <w:rsid w:val="3CB4A777"/>
    <w:rsid w:val="3E2B4E29"/>
    <w:rsid w:val="3ED4541B"/>
    <w:rsid w:val="3EEF56B9"/>
    <w:rsid w:val="434E7DB1"/>
    <w:rsid w:val="43F9909C"/>
    <w:rsid w:val="4753A555"/>
    <w:rsid w:val="48FCB256"/>
    <w:rsid w:val="490681F5"/>
    <w:rsid w:val="4B049700"/>
    <w:rsid w:val="4B44B40B"/>
    <w:rsid w:val="4C830218"/>
    <w:rsid w:val="4D5149C7"/>
    <w:rsid w:val="4DA24C71"/>
    <w:rsid w:val="50A04C3A"/>
    <w:rsid w:val="51C4425E"/>
    <w:rsid w:val="52251151"/>
    <w:rsid w:val="539B9563"/>
    <w:rsid w:val="5596AF9C"/>
    <w:rsid w:val="58059A9D"/>
    <w:rsid w:val="5BA9A7DF"/>
    <w:rsid w:val="5C794E4C"/>
    <w:rsid w:val="5E92C79C"/>
    <w:rsid w:val="5EB35374"/>
    <w:rsid w:val="5EE3C610"/>
    <w:rsid w:val="5FADA208"/>
    <w:rsid w:val="618B0C5B"/>
    <w:rsid w:val="638ECC16"/>
    <w:rsid w:val="63A7F05F"/>
    <w:rsid w:val="64BC4DC9"/>
    <w:rsid w:val="6B9B364F"/>
    <w:rsid w:val="6BFB016F"/>
    <w:rsid w:val="6C32CFCE"/>
    <w:rsid w:val="6DBF0C38"/>
    <w:rsid w:val="6DF9BA69"/>
    <w:rsid w:val="6EDCF722"/>
    <w:rsid w:val="7135C347"/>
    <w:rsid w:val="71E25CEF"/>
    <w:rsid w:val="75BE7C67"/>
    <w:rsid w:val="75DE89A9"/>
    <w:rsid w:val="7600B7C4"/>
    <w:rsid w:val="765B3D08"/>
    <w:rsid w:val="76FCF54F"/>
    <w:rsid w:val="774DB4FD"/>
    <w:rsid w:val="78C18694"/>
    <w:rsid w:val="79F3689E"/>
    <w:rsid w:val="7AEE2890"/>
    <w:rsid w:val="7B2EE2F4"/>
    <w:rsid w:val="7ECC2207"/>
    <w:rsid w:val="7EDB5D7F"/>
    <w:rsid w:val="7EDBCF1B"/>
    <w:rsid w:val="7EE9A75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3A487"/>
  <w15:chartTrackingRefBased/>
  <w15:docId w15:val="{46B134AB-4CD8-D347-B69D-43B3DBC6CE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31A69"/>
    <w:rPr>
      <w:kern w:val="0"/>
      <w:lang w:val="en-US"/>
      <w14:ligatures w14:val="none"/>
    </w:rPr>
  </w:style>
  <w:style w:type="paragraph" w:styleId="Overskrift1">
    <w:name w:val="heading 1"/>
    <w:basedOn w:val="Normal"/>
    <w:next w:val="Normal"/>
    <w:link w:val="Overskrift1Tegn"/>
    <w:uiPriority w:val="9"/>
    <w:qFormat/>
    <w:rsid w:val="00831A69"/>
    <w:pPr>
      <w:keepNext/>
      <w:keepLines/>
      <w:spacing w:before="360" w:after="80"/>
      <w:outlineLvl w:val="0"/>
    </w:pPr>
    <w:rPr>
      <w:rFonts w:asciiTheme="majorHAnsi" w:hAnsiTheme="majorHAnsi" w:eastAsiaTheme="majorEastAsia" w:cstheme="majorBidi"/>
      <w:color w:val="2F5496" w:themeColor="accent1" w:themeShade="BF"/>
      <w:kern w:val="2"/>
      <w:sz w:val="40"/>
      <w:szCs w:val="40"/>
      <w:lang w:val="nb-NO"/>
      <w14:ligatures w14:val="standardContextual"/>
    </w:rPr>
  </w:style>
  <w:style w:type="paragraph" w:styleId="Overskrift2">
    <w:name w:val="heading 2"/>
    <w:basedOn w:val="Normal"/>
    <w:next w:val="Normal"/>
    <w:link w:val="Overskrift2Tegn"/>
    <w:uiPriority w:val="9"/>
    <w:semiHidden/>
    <w:unhideWhenUsed/>
    <w:qFormat/>
    <w:rsid w:val="00831A69"/>
    <w:pPr>
      <w:keepNext/>
      <w:keepLines/>
      <w:spacing w:before="160" w:after="80"/>
      <w:outlineLvl w:val="1"/>
    </w:pPr>
    <w:rPr>
      <w:rFonts w:asciiTheme="majorHAnsi" w:hAnsiTheme="majorHAnsi" w:eastAsiaTheme="majorEastAsia" w:cstheme="majorBidi"/>
      <w:color w:val="2F5496" w:themeColor="accent1" w:themeShade="BF"/>
      <w:kern w:val="2"/>
      <w:sz w:val="32"/>
      <w:szCs w:val="32"/>
      <w:lang w:val="nb-NO"/>
      <w14:ligatures w14:val="standardContextual"/>
    </w:rPr>
  </w:style>
  <w:style w:type="paragraph" w:styleId="Overskrift3">
    <w:name w:val="heading 3"/>
    <w:basedOn w:val="Normal"/>
    <w:next w:val="Normal"/>
    <w:link w:val="Overskrift3Tegn"/>
    <w:uiPriority w:val="9"/>
    <w:semiHidden/>
    <w:unhideWhenUsed/>
    <w:qFormat/>
    <w:rsid w:val="00831A69"/>
    <w:pPr>
      <w:keepNext/>
      <w:keepLines/>
      <w:spacing w:before="160" w:after="80"/>
      <w:outlineLvl w:val="2"/>
    </w:pPr>
    <w:rPr>
      <w:rFonts w:eastAsiaTheme="majorEastAsia" w:cstheme="majorBidi"/>
      <w:color w:val="2F5496" w:themeColor="accent1" w:themeShade="BF"/>
      <w:kern w:val="2"/>
      <w:sz w:val="28"/>
      <w:szCs w:val="28"/>
      <w:lang w:val="nb-NO"/>
      <w14:ligatures w14:val="standardContextual"/>
    </w:rPr>
  </w:style>
  <w:style w:type="paragraph" w:styleId="Overskrift4">
    <w:name w:val="heading 4"/>
    <w:basedOn w:val="Normal"/>
    <w:next w:val="Normal"/>
    <w:link w:val="Overskrift4Tegn"/>
    <w:uiPriority w:val="9"/>
    <w:semiHidden/>
    <w:unhideWhenUsed/>
    <w:qFormat/>
    <w:rsid w:val="00831A69"/>
    <w:pPr>
      <w:keepNext/>
      <w:keepLines/>
      <w:spacing w:before="80" w:after="40"/>
      <w:outlineLvl w:val="3"/>
    </w:pPr>
    <w:rPr>
      <w:rFonts w:eastAsiaTheme="majorEastAsia" w:cstheme="majorBidi"/>
      <w:i/>
      <w:iCs/>
      <w:color w:val="2F5496" w:themeColor="accent1" w:themeShade="BF"/>
      <w:kern w:val="2"/>
      <w:lang w:val="nb-NO"/>
      <w14:ligatures w14:val="standardContextual"/>
    </w:rPr>
  </w:style>
  <w:style w:type="paragraph" w:styleId="Overskrift5">
    <w:name w:val="heading 5"/>
    <w:basedOn w:val="Normal"/>
    <w:next w:val="Normal"/>
    <w:link w:val="Overskrift5Tegn"/>
    <w:uiPriority w:val="9"/>
    <w:semiHidden/>
    <w:unhideWhenUsed/>
    <w:qFormat/>
    <w:rsid w:val="00831A69"/>
    <w:pPr>
      <w:keepNext/>
      <w:keepLines/>
      <w:spacing w:before="80" w:after="40"/>
      <w:outlineLvl w:val="4"/>
    </w:pPr>
    <w:rPr>
      <w:rFonts w:eastAsiaTheme="majorEastAsia" w:cstheme="majorBidi"/>
      <w:color w:val="2F5496" w:themeColor="accent1" w:themeShade="BF"/>
      <w:kern w:val="2"/>
      <w:lang w:val="nb-NO"/>
      <w14:ligatures w14:val="standardContextual"/>
    </w:rPr>
  </w:style>
  <w:style w:type="paragraph" w:styleId="Overskrift6">
    <w:name w:val="heading 6"/>
    <w:basedOn w:val="Normal"/>
    <w:next w:val="Normal"/>
    <w:link w:val="Overskrift6Tegn"/>
    <w:uiPriority w:val="9"/>
    <w:semiHidden/>
    <w:unhideWhenUsed/>
    <w:qFormat/>
    <w:rsid w:val="00831A69"/>
    <w:pPr>
      <w:keepNext/>
      <w:keepLines/>
      <w:spacing w:before="40"/>
      <w:outlineLvl w:val="5"/>
    </w:pPr>
    <w:rPr>
      <w:rFonts w:eastAsiaTheme="majorEastAsia" w:cstheme="majorBidi"/>
      <w:i/>
      <w:iCs/>
      <w:color w:val="595959" w:themeColor="text1" w:themeTint="A6"/>
      <w:kern w:val="2"/>
      <w:lang w:val="nb-NO"/>
      <w14:ligatures w14:val="standardContextual"/>
    </w:rPr>
  </w:style>
  <w:style w:type="paragraph" w:styleId="Overskrift7">
    <w:name w:val="heading 7"/>
    <w:basedOn w:val="Normal"/>
    <w:next w:val="Normal"/>
    <w:link w:val="Overskrift7Tegn"/>
    <w:uiPriority w:val="9"/>
    <w:semiHidden/>
    <w:unhideWhenUsed/>
    <w:qFormat/>
    <w:rsid w:val="00831A69"/>
    <w:pPr>
      <w:keepNext/>
      <w:keepLines/>
      <w:spacing w:before="40"/>
      <w:outlineLvl w:val="6"/>
    </w:pPr>
    <w:rPr>
      <w:rFonts w:eastAsiaTheme="majorEastAsia" w:cstheme="majorBidi"/>
      <w:color w:val="595959" w:themeColor="text1" w:themeTint="A6"/>
      <w:kern w:val="2"/>
      <w:lang w:val="nb-NO"/>
      <w14:ligatures w14:val="standardContextual"/>
    </w:rPr>
  </w:style>
  <w:style w:type="paragraph" w:styleId="Overskrift8">
    <w:name w:val="heading 8"/>
    <w:basedOn w:val="Normal"/>
    <w:next w:val="Normal"/>
    <w:link w:val="Overskrift8Tegn"/>
    <w:uiPriority w:val="9"/>
    <w:semiHidden/>
    <w:unhideWhenUsed/>
    <w:qFormat/>
    <w:rsid w:val="00831A69"/>
    <w:pPr>
      <w:keepNext/>
      <w:keepLines/>
      <w:outlineLvl w:val="7"/>
    </w:pPr>
    <w:rPr>
      <w:rFonts w:eastAsiaTheme="majorEastAsia" w:cstheme="majorBidi"/>
      <w:i/>
      <w:iCs/>
      <w:color w:val="272727" w:themeColor="text1" w:themeTint="D8"/>
      <w:kern w:val="2"/>
      <w:lang w:val="nb-NO"/>
      <w14:ligatures w14:val="standardContextual"/>
    </w:rPr>
  </w:style>
  <w:style w:type="paragraph" w:styleId="Overskrift9">
    <w:name w:val="heading 9"/>
    <w:basedOn w:val="Normal"/>
    <w:next w:val="Normal"/>
    <w:link w:val="Overskrift9Tegn"/>
    <w:uiPriority w:val="9"/>
    <w:semiHidden/>
    <w:unhideWhenUsed/>
    <w:qFormat/>
    <w:rsid w:val="00831A69"/>
    <w:pPr>
      <w:keepNext/>
      <w:keepLines/>
      <w:outlineLvl w:val="8"/>
    </w:pPr>
    <w:rPr>
      <w:rFonts w:eastAsiaTheme="majorEastAsia" w:cstheme="majorBidi"/>
      <w:color w:val="272727" w:themeColor="text1" w:themeTint="D8"/>
      <w:kern w:val="2"/>
      <w:lang w:val="nb-NO"/>
      <w14:ligatures w14:val="standardContextual"/>
    </w:rPr>
  </w:style>
  <w:style w:type="character" w:styleId="Standardskriftforavsnitt" w:default="1">
    <w:name w:val="Default Paragraph Font"/>
    <w:uiPriority w:val="1"/>
    <w:semiHidden/>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w:type="character" w:styleId="Overskrift1Tegn" w:customStyle="1">
    <w:name w:val="Overskrift 1 Tegn"/>
    <w:basedOn w:val="Standardskriftforavsnitt"/>
    <w:link w:val="Overskrift1"/>
    <w:uiPriority w:val="9"/>
    <w:rsid w:val="00831A69"/>
    <w:rPr>
      <w:rFonts w:asciiTheme="majorHAnsi" w:hAnsiTheme="majorHAnsi" w:eastAsiaTheme="majorEastAsia" w:cstheme="majorBidi"/>
      <w:color w:val="2F5496" w:themeColor="accent1" w:themeShade="BF"/>
      <w:sz w:val="40"/>
      <w:szCs w:val="40"/>
    </w:rPr>
  </w:style>
  <w:style w:type="character" w:styleId="Overskrift2Tegn" w:customStyle="1">
    <w:name w:val="Overskrift 2 Tegn"/>
    <w:basedOn w:val="Standardskriftforavsnitt"/>
    <w:link w:val="Overskrift2"/>
    <w:uiPriority w:val="9"/>
    <w:semiHidden/>
    <w:rsid w:val="00831A69"/>
    <w:rPr>
      <w:rFonts w:asciiTheme="majorHAnsi" w:hAnsiTheme="majorHAnsi" w:eastAsiaTheme="majorEastAsia" w:cstheme="majorBidi"/>
      <w:color w:val="2F5496" w:themeColor="accent1" w:themeShade="BF"/>
      <w:sz w:val="32"/>
      <w:szCs w:val="32"/>
    </w:rPr>
  </w:style>
  <w:style w:type="character" w:styleId="Overskrift3Tegn" w:customStyle="1">
    <w:name w:val="Overskrift 3 Tegn"/>
    <w:basedOn w:val="Standardskriftforavsnitt"/>
    <w:link w:val="Overskrift3"/>
    <w:uiPriority w:val="9"/>
    <w:semiHidden/>
    <w:rsid w:val="00831A69"/>
    <w:rPr>
      <w:rFonts w:eastAsiaTheme="majorEastAsia" w:cstheme="majorBidi"/>
      <w:color w:val="2F5496" w:themeColor="accent1" w:themeShade="BF"/>
      <w:sz w:val="28"/>
      <w:szCs w:val="28"/>
    </w:rPr>
  </w:style>
  <w:style w:type="character" w:styleId="Overskrift4Tegn" w:customStyle="1">
    <w:name w:val="Overskrift 4 Tegn"/>
    <w:basedOn w:val="Standardskriftforavsnitt"/>
    <w:link w:val="Overskrift4"/>
    <w:uiPriority w:val="9"/>
    <w:semiHidden/>
    <w:rsid w:val="00831A69"/>
    <w:rPr>
      <w:rFonts w:eastAsiaTheme="majorEastAsia" w:cstheme="majorBidi"/>
      <w:i/>
      <w:iCs/>
      <w:color w:val="2F5496" w:themeColor="accent1" w:themeShade="BF"/>
    </w:rPr>
  </w:style>
  <w:style w:type="character" w:styleId="Overskrift5Tegn" w:customStyle="1">
    <w:name w:val="Overskrift 5 Tegn"/>
    <w:basedOn w:val="Standardskriftforavsnitt"/>
    <w:link w:val="Overskrift5"/>
    <w:uiPriority w:val="9"/>
    <w:semiHidden/>
    <w:rsid w:val="00831A69"/>
    <w:rPr>
      <w:rFonts w:eastAsiaTheme="majorEastAsia" w:cstheme="majorBidi"/>
      <w:color w:val="2F5496" w:themeColor="accent1" w:themeShade="BF"/>
    </w:rPr>
  </w:style>
  <w:style w:type="character" w:styleId="Overskrift6Tegn" w:customStyle="1">
    <w:name w:val="Overskrift 6 Tegn"/>
    <w:basedOn w:val="Standardskriftforavsnitt"/>
    <w:link w:val="Overskrift6"/>
    <w:uiPriority w:val="9"/>
    <w:semiHidden/>
    <w:rsid w:val="00831A69"/>
    <w:rPr>
      <w:rFonts w:eastAsiaTheme="majorEastAsia" w:cstheme="majorBidi"/>
      <w:i/>
      <w:iCs/>
      <w:color w:val="595959" w:themeColor="text1" w:themeTint="A6"/>
    </w:rPr>
  </w:style>
  <w:style w:type="character" w:styleId="Overskrift7Tegn" w:customStyle="1">
    <w:name w:val="Overskrift 7 Tegn"/>
    <w:basedOn w:val="Standardskriftforavsnitt"/>
    <w:link w:val="Overskrift7"/>
    <w:uiPriority w:val="9"/>
    <w:semiHidden/>
    <w:rsid w:val="00831A69"/>
    <w:rPr>
      <w:rFonts w:eastAsiaTheme="majorEastAsia" w:cstheme="majorBidi"/>
      <w:color w:val="595959" w:themeColor="text1" w:themeTint="A6"/>
    </w:rPr>
  </w:style>
  <w:style w:type="character" w:styleId="Overskrift8Tegn" w:customStyle="1">
    <w:name w:val="Overskrift 8 Tegn"/>
    <w:basedOn w:val="Standardskriftforavsnitt"/>
    <w:link w:val="Overskrift8"/>
    <w:uiPriority w:val="9"/>
    <w:semiHidden/>
    <w:rsid w:val="00831A69"/>
    <w:rPr>
      <w:rFonts w:eastAsiaTheme="majorEastAsia" w:cstheme="majorBidi"/>
      <w:i/>
      <w:iCs/>
      <w:color w:val="272727" w:themeColor="text1" w:themeTint="D8"/>
    </w:rPr>
  </w:style>
  <w:style w:type="character" w:styleId="Overskrift9Tegn" w:customStyle="1">
    <w:name w:val="Overskrift 9 Tegn"/>
    <w:basedOn w:val="Standardskriftforavsnitt"/>
    <w:link w:val="Overskrift9"/>
    <w:uiPriority w:val="9"/>
    <w:semiHidden/>
    <w:rsid w:val="00831A69"/>
    <w:rPr>
      <w:rFonts w:eastAsiaTheme="majorEastAsia" w:cstheme="majorBidi"/>
      <w:color w:val="272727" w:themeColor="text1" w:themeTint="D8"/>
    </w:rPr>
  </w:style>
  <w:style w:type="paragraph" w:styleId="Tittel">
    <w:name w:val="Title"/>
    <w:basedOn w:val="Normal"/>
    <w:next w:val="Normal"/>
    <w:link w:val="TittelTegn"/>
    <w:uiPriority w:val="10"/>
    <w:qFormat/>
    <w:rsid w:val="00831A69"/>
    <w:pPr>
      <w:spacing w:after="80"/>
      <w:contextualSpacing/>
    </w:pPr>
    <w:rPr>
      <w:rFonts w:asciiTheme="majorHAnsi" w:hAnsiTheme="majorHAnsi" w:eastAsiaTheme="majorEastAsia" w:cstheme="majorBidi"/>
      <w:spacing w:val="-10"/>
      <w:kern w:val="28"/>
      <w:sz w:val="56"/>
      <w:szCs w:val="56"/>
      <w:lang w:val="nb-NO"/>
      <w14:ligatures w14:val="standardContextual"/>
    </w:rPr>
  </w:style>
  <w:style w:type="character" w:styleId="TittelTegn" w:customStyle="1">
    <w:name w:val="Tittel Tegn"/>
    <w:basedOn w:val="Standardskriftforavsnitt"/>
    <w:link w:val="Tittel"/>
    <w:uiPriority w:val="10"/>
    <w:rsid w:val="00831A69"/>
    <w:rPr>
      <w:rFonts w:asciiTheme="majorHAnsi" w:hAnsiTheme="majorHAnsi" w:eastAsiaTheme="majorEastAsia" w:cstheme="majorBidi"/>
      <w:spacing w:val="-10"/>
      <w:kern w:val="28"/>
      <w:sz w:val="56"/>
      <w:szCs w:val="56"/>
    </w:rPr>
  </w:style>
  <w:style w:type="paragraph" w:styleId="Undertittel">
    <w:name w:val="Subtitle"/>
    <w:basedOn w:val="Normal"/>
    <w:next w:val="Normal"/>
    <w:link w:val="UndertittelTegn"/>
    <w:uiPriority w:val="11"/>
    <w:qFormat/>
    <w:rsid w:val="00831A69"/>
    <w:pPr>
      <w:numPr>
        <w:ilvl w:val="1"/>
      </w:numPr>
      <w:spacing w:after="160"/>
    </w:pPr>
    <w:rPr>
      <w:rFonts w:eastAsiaTheme="majorEastAsia" w:cstheme="majorBidi"/>
      <w:color w:val="595959" w:themeColor="text1" w:themeTint="A6"/>
      <w:spacing w:val="15"/>
      <w:kern w:val="2"/>
      <w:sz w:val="28"/>
      <w:szCs w:val="28"/>
      <w:lang w:val="nb-NO"/>
      <w14:ligatures w14:val="standardContextual"/>
    </w:rPr>
  </w:style>
  <w:style w:type="character" w:styleId="UndertittelTegn" w:customStyle="1">
    <w:name w:val="Undertittel Tegn"/>
    <w:basedOn w:val="Standardskriftforavsnitt"/>
    <w:link w:val="Undertittel"/>
    <w:uiPriority w:val="11"/>
    <w:rsid w:val="00831A69"/>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831A69"/>
    <w:pPr>
      <w:spacing w:before="160" w:after="160"/>
      <w:jc w:val="center"/>
    </w:pPr>
    <w:rPr>
      <w:i/>
      <w:iCs/>
      <w:color w:val="404040" w:themeColor="text1" w:themeTint="BF"/>
      <w:kern w:val="2"/>
      <w:lang w:val="nb-NO"/>
      <w14:ligatures w14:val="standardContextual"/>
    </w:rPr>
  </w:style>
  <w:style w:type="character" w:styleId="SitatTegn" w:customStyle="1">
    <w:name w:val="Sitat Tegn"/>
    <w:basedOn w:val="Standardskriftforavsnitt"/>
    <w:link w:val="Sitat"/>
    <w:uiPriority w:val="29"/>
    <w:rsid w:val="00831A69"/>
    <w:rPr>
      <w:i/>
      <w:iCs/>
      <w:color w:val="404040" w:themeColor="text1" w:themeTint="BF"/>
    </w:rPr>
  </w:style>
  <w:style w:type="paragraph" w:styleId="Listeavsnitt">
    <w:name w:val="List Paragraph"/>
    <w:basedOn w:val="Normal"/>
    <w:uiPriority w:val="34"/>
    <w:qFormat/>
    <w:rsid w:val="00831A69"/>
    <w:pPr>
      <w:ind w:left="720"/>
      <w:contextualSpacing/>
    </w:pPr>
    <w:rPr>
      <w:kern w:val="2"/>
      <w:lang w:val="nb-NO"/>
      <w14:ligatures w14:val="standardContextual"/>
    </w:rPr>
  </w:style>
  <w:style w:type="character" w:styleId="Sterkutheving">
    <w:name w:val="Intense Emphasis"/>
    <w:basedOn w:val="Standardskriftforavsnitt"/>
    <w:uiPriority w:val="21"/>
    <w:qFormat/>
    <w:rsid w:val="00831A69"/>
    <w:rPr>
      <w:i/>
      <w:iCs/>
      <w:color w:val="2F5496" w:themeColor="accent1" w:themeShade="BF"/>
    </w:rPr>
  </w:style>
  <w:style w:type="paragraph" w:styleId="Sterktsitat">
    <w:name w:val="Intense Quote"/>
    <w:basedOn w:val="Normal"/>
    <w:next w:val="Normal"/>
    <w:link w:val="SterktsitatTegn"/>
    <w:uiPriority w:val="30"/>
    <w:qFormat/>
    <w:rsid w:val="00831A69"/>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kern w:val="2"/>
      <w:lang w:val="nb-NO"/>
      <w14:ligatures w14:val="standardContextual"/>
    </w:rPr>
  </w:style>
  <w:style w:type="character" w:styleId="SterktsitatTegn" w:customStyle="1">
    <w:name w:val="Sterkt sitat Tegn"/>
    <w:basedOn w:val="Standardskriftforavsnitt"/>
    <w:link w:val="Sterktsitat"/>
    <w:uiPriority w:val="30"/>
    <w:rsid w:val="00831A69"/>
    <w:rPr>
      <w:i/>
      <w:iCs/>
      <w:color w:val="2F5496" w:themeColor="accent1" w:themeShade="BF"/>
    </w:rPr>
  </w:style>
  <w:style w:type="character" w:styleId="Sterkreferanse">
    <w:name w:val="Intense Reference"/>
    <w:basedOn w:val="Standardskriftforavsnitt"/>
    <w:uiPriority w:val="32"/>
    <w:qFormat/>
    <w:rsid w:val="00831A69"/>
    <w:rPr>
      <w:b/>
      <w:bCs/>
      <w:smallCaps/>
      <w:color w:val="2F5496" w:themeColor="accent1" w:themeShade="BF"/>
      <w:spacing w:val="5"/>
    </w:rPr>
  </w:style>
  <w:style w:type="paragraph" w:styleId="Revisjon">
    <w:name w:val="Revision"/>
    <w:hidden/>
    <w:uiPriority w:val="99"/>
    <w:semiHidden/>
    <w:rsid w:val="00DA679B"/>
    <w:rPr>
      <w:kern w:val="0"/>
      <w:lang w:val="en-US"/>
      <w14:ligatures w14:val="none"/>
    </w:rPr>
  </w:style>
  <w:style w:type="character" w:styleId="Merknadsreferanse">
    <w:name w:val="annotation reference"/>
    <w:basedOn w:val="Standardskriftforavsnitt"/>
    <w:uiPriority w:val="99"/>
    <w:semiHidden/>
    <w:unhideWhenUsed/>
    <w:rsid w:val="00DA679B"/>
    <w:rPr>
      <w:sz w:val="16"/>
      <w:szCs w:val="16"/>
    </w:rPr>
  </w:style>
  <w:style w:type="paragraph" w:styleId="Merknadstekst">
    <w:name w:val="annotation text"/>
    <w:basedOn w:val="Normal"/>
    <w:link w:val="MerknadstekstTegn"/>
    <w:uiPriority w:val="99"/>
    <w:semiHidden/>
    <w:unhideWhenUsed/>
    <w:rsid w:val="00DA679B"/>
    <w:rPr>
      <w:sz w:val="20"/>
      <w:szCs w:val="20"/>
    </w:rPr>
  </w:style>
  <w:style w:type="character" w:styleId="MerknadstekstTegn" w:customStyle="1">
    <w:name w:val="Merknadstekst Tegn"/>
    <w:basedOn w:val="Standardskriftforavsnitt"/>
    <w:link w:val="Merknadstekst"/>
    <w:uiPriority w:val="99"/>
    <w:semiHidden/>
    <w:rsid w:val="00DA679B"/>
    <w:rPr>
      <w:kern w:val="0"/>
      <w:sz w:val="20"/>
      <w:szCs w:val="20"/>
      <w:lang w:val="en-US"/>
      <w14:ligatures w14:val="none"/>
    </w:rPr>
  </w:style>
  <w:style w:type="paragraph" w:styleId="Kommentaremne">
    <w:name w:val="annotation subject"/>
    <w:basedOn w:val="Merknadstekst"/>
    <w:next w:val="Merknadstekst"/>
    <w:link w:val="KommentaremneTegn"/>
    <w:uiPriority w:val="99"/>
    <w:semiHidden/>
    <w:unhideWhenUsed/>
    <w:rsid w:val="00DA679B"/>
    <w:rPr>
      <w:b/>
      <w:bCs/>
    </w:rPr>
  </w:style>
  <w:style w:type="character" w:styleId="KommentaremneTegn" w:customStyle="1">
    <w:name w:val="Kommentaremne Tegn"/>
    <w:basedOn w:val="MerknadstekstTegn"/>
    <w:link w:val="Kommentaremne"/>
    <w:uiPriority w:val="99"/>
    <w:semiHidden/>
    <w:rsid w:val="00DA679B"/>
    <w:rPr>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omments" Target="comments.xml" Id="rId8" /><Relationship Type="http://schemas.microsoft.com/office/2011/relationships/people" Target="peop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microsoft.com/office/2018/08/relationships/commentsExtensible" Target="commentsExtensible.xml" Id="rId11" /><Relationship Type="http://schemas.openxmlformats.org/officeDocument/2006/relationships/styles" Target="styles.xml" Id="rId5" /><Relationship Type="http://schemas.microsoft.com/office/2016/09/relationships/commentsIds" Target="commentsIds.xml" Id="rId10" /><Relationship Type="http://schemas.openxmlformats.org/officeDocument/2006/relationships/numbering" Target="numbering.xml" Id="rId4" /><Relationship Type="http://schemas.microsoft.com/office/2011/relationships/commentsExtended" Target="commentsExtended.xml" Id="rId9" /><Relationship Type="http://schemas.openxmlformats.org/officeDocument/2006/relationships/theme" Target="theme/theme1.xml" Id="rId14" /><Relationship Type="http://schemas.microsoft.com/office/2020/10/relationships/intelligence" Target="intelligence2.xml" Id="R5556db5f93c84a41" /></Relationships>
</file>

<file path=word/theme/theme1.xml><?xml version="1.0" encoding="utf-8"?>
<a:theme xmlns:a="http://schemas.openxmlformats.org/drawingml/2006/main" xmlns:thm15="http://schemas.microsoft.com/office/thememl/2012/main" name="Office-tema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E1CBB3100235A040BB526E63F44A8982" ma:contentTypeVersion="6" ma:contentTypeDescription="Opprett et nytt dokument." ma:contentTypeScope="" ma:versionID="e17950f38e0ffd097c4ddcf48ea0f7d0">
  <xsd:schema xmlns:xsd="http://www.w3.org/2001/XMLSchema" xmlns:xs="http://www.w3.org/2001/XMLSchema" xmlns:p="http://schemas.microsoft.com/office/2006/metadata/properties" xmlns:ns3="d1f0ceaf-b665-4d51-96f0-ee4244e9b60f" targetNamespace="http://schemas.microsoft.com/office/2006/metadata/properties" ma:root="true" ma:fieldsID="e815a6447cc3f0d0013de73960acc326" ns3:_="">
    <xsd:import namespace="d1f0ceaf-b665-4d51-96f0-ee4244e9b60f"/>
    <xsd:element name="properties">
      <xsd:complexType>
        <xsd:sequence>
          <xsd:element name="documentManagement">
            <xsd:complexType>
              <xsd:all>
                <xsd:element ref="ns3:MediaServiceMetadata" minOccurs="0"/>
                <xsd:element ref="ns3:MediaServiceDateTaken"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0ceaf-b665-4d51-96f0-ee4244e9b6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DateTaken" ma:index="9" nillable="true" ma:displayName="MediaServiceDateTaken" ma:hidden="true" ma:indexed="true" ma:internalName="MediaServiceDateTaken" ma:readOnly="true">
      <xsd:simpleType>
        <xsd:restriction base="dms:Text"/>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1f0ceaf-b665-4d51-96f0-ee4244e9b60f" xsi:nil="true"/>
  </documentManagement>
</p:properties>
</file>

<file path=customXml/itemProps1.xml><?xml version="1.0" encoding="utf-8"?>
<ds:datastoreItem xmlns:ds="http://schemas.openxmlformats.org/officeDocument/2006/customXml" ds:itemID="{9F042827-9A03-4235-87A2-7BC4907A8F63}">
  <ds:schemaRefs>
    <ds:schemaRef ds:uri="http://schemas.microsoft.com/sharepoint/v3/contenttype/forms"/>
  </ds:schemaRefs>
</ds:datastoreItem>
</file>

<file path=customXml/itemProps2.xml><?xml version="1.0" encoding="utf-8"?>
<ds:datastoreItem xmlns:ds="http://schemas.openxmlformats.org/officeDocument/2006/customXml" ds:itemID="{60D377F9-5615-40E6-B8B1-3D835AD31D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0ceaf-b665-4d51-96f0-ee4244e9b6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A41BA7-5DD3-422C-AA6C-775D3FA945A3}">
  <ds:schemaRefs>
    <ds:schemaRef ds:uri="http://schemas.microsoft.com/office/2006/metadata/properties"/>
    <ds:schemaRef ds:uri="http://schemas.microsoft.com/office/infopath/2007/PartnerControls"/>
    <ds:schemaRef ds:uri="d1f0ceaf-b665-4d51-96f0-ee4244e9b60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Margareta Berg</dc:creator>
  <keywords/>
  <dc:description/>
  <lastModifiedBy>Bastian Eggum Huuse</lastModifiedBy>
  <revision>4</revision>
  <dcterms:created xsi:type="dcterms:W3CDTF">2025-11-10T18:58:00.0000000Z</dcterms:created>
  <dcterms:modified xsi:type="dcterms:W3CDTF">2025-12-01T19:07:12.0024758Z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0x010100E1CBB3100235A040BB526E63F44A8982</vt:lpwstr>
  </property>
</Properties>
</file>